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61270E" w14:textId="15AC7155" w:rsidR="00746D2E" w:rsidRPr="0013008B" w:rsidRDefault="00742BB5" w:rsidP="00B26121">
      <w:pPr>
        <w:tabs>
          <w:tab w:val="left" w:pos="9630"/>
        </w:tabs>
        <w:ind w:firstLine="0"/>
        <w:jc w:val="both"/>
        <w:rPr>
          <w:rFonts w:asciiTheme="minorHAnsi" w:hAnsiTheme="minorHAnsi" w:cstheme="minorHAnsi"/>
          <w:sz w:val="18"/>
        </w:rPr>
      </w:pPr>
      <w:r w:rsidRPr="0013008B">
        <w:rPr>
          <w:rFonts w:asciiTheme="minorHAnsi" w:hAnsiTheme="minorHAnsi" w:cstheme="minorHAnsi"/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2E065E94" wp14:editId="58544C9F">
                <wp:simplePos x="0" y="0"/>
                <wp:positionH relativeFrom="page">
                  <wp:align>left</wp:align>
                </wp:positionH>
                <wp:positionV relativeFrom="paragraph">
                  <wp:posOffset>-681037</wp:posOffset>
                </wp:positionV>
                <wp:extent cx="6167438" cy="4062412"/>
                <wp:effectExtent l="0" t="0" r="0" b="0"/>
                <wp:wrapNone/>
                <wp:docPr id="108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67438" cy="40624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47FCA3" w14:textId="77777777" w:rsidR="001D2AAA" w:rsidRDefault="00837E45" w:rsidP="005B3932">
                            <w:pPr>
                              <w:spacing w:line="276" w:lineRule="auto"/>
                              <w:jc w:val="center"/>
                              <w:rPr>
                                <w:ins w:id="0" w:author="Jaishree Kantilal Tailor" w:date="2023-02-04T12:48:00Z"/>
                                <w:sz w:val="48"/>
                                <w:szCs w:val="48"/>
                              </w:rPr>
                            </w:pPr>
                            <w:ins w:id="1" w:author="Jaishree Kantilal Tailor" w:date="2023-02-04T05:31:00Z">
                              <w:r>
                                <w:rPr>
                                  <w:sz w:val="48"/>
                                  <w:szCs w:val="48"/>
                                </w:rPr>
                                <w:t xml:space="preserve">A </w:t>
                              </w:r>
                            </w:ins>
                          </w:p>
                          <w:p w14:paraId="22497381" w14:textId="26599BC9" w:rsidR="0048094C" w:rsidRDefault="001D2AAA">
                            <w:pPr>
                              <w:spacing w:line="276" w:lineRule="auto"/>
                              <w:jc w:val="center"/>
                              <w:rPr>
                                <w:ins w:id="2" w:author="Jaishree Kantilal Tailor" w:date="2023-02-04T09:57:00Z"/>
                                <w:sz w:val="48"/>
                                <w:szCs w:val="48"/>
                              </w:rPr>
                              <w:pPrChange w:id="3" w:author="Jaishree Kantilal Tailor" w:date="2023-02-04T10:02:00Z">
                                <w:pPr>
                                  <w:jc w:val="center"/>
                                </w:pPr>
                              </w:pPrChange>
                            </w:pPr>
                            <w:ins w:id="4" w:author="Jaishree Kantilal Tailor" w:date="2023-02-04T12:48:00Z">
                              <w:r>
                                <w:rPr>
                                  <w:sz w:val="48"/>
                                  <w:szCs w:val="48"/>
                                </w:rPr>
                                <w:t>Project</w:t>
                              </w:r>
                            </w:ins>
                            <w:ins w:id="5" w:author="Jaishree Kantilal Tailor" w:date="2023-02-04T09:56:00Z">
                              <w:r w:rsidR="00BB3A65">
                                <w:rPr>
                                  <w:sz w:val="48"/>
                                  <w:szCs w:val="48"/>
                                </w:rPr>
                                <w:t xml:space="preserve"> Report </w:t>
                              </w:r>
                            </w:ins>
                            <w:del w:id="6" w:author="Jaishree Kantilal Tailor" w:date="2022-06-24T14:48:00Z">
                              <w:r w:rsidR="00BE6BF7" w:rsidRPr="00AC18BD" w:rsidDel="006F7280">
                                <w:rPr>
                                  <w:sz w:val="48"/>
                                  <w:szCs w:val="48"/>
                                  <w:rPrChange w:id="7" w:author="Jaishree Kantilal Tailor" w:date="2022-07-13T15:06:00Z">
                                    <w:rPr/>
                                  </w:rPrChange>
                                </w:rPr>
                                <w:delText>Essentials of Unit Testing and Test Automation</w:delText>
                              </w:r>
                            </w:del>
                          </w:p>
                          <w:p w14:paraId="2784428E" w14:textId="6291F04A" w:rsidR="00BB3A65" w:rsidRPr="00AE4809" w:rsidRDefault="00325326">
                            <w:pPr>
                              <w:spacing w:line="276" w:lineRule="auto"/>
                              <w:jc w:val="center"/>
                              <w:rPr>
                                <w:ins w:id="8" w:author="Jaishree Kantilal Tailor" w:date="2023-02-04T09:57:00Z"/>
                                <w:sz w:val="36"/>
                                <w:szCs w:val="36"/>
                                <w:rPrChange w:id="9" w:author="Jaishree Kantilal Tailor" w:date="2023-02-04T09:59:00Z">
                                  <w:rPr>
                                    <w:ins w:id="10" w:author="Jaishree Kantilal Tailor" w:date="2023-02-04T09:57:00Z"/>
                                    <w:sz w:val="48"/>
                                    <w:szCs w:val="48"/>
                                  </w:rPr>
                                </w:rPrChange>
                              </w:rPr>
                              <w:pPrChange w:id="11" w:author="Jaishree Kantilal Tailor" w:date="2023-02-04T10:02:00Z">
                                <w:pPr>
                                  <w:jc w:val="center"/>
                                </w:pPr>
                              </w:pPrChange>
                            </w:pPr>
                            <w:ins w:id="12" w:author="Jaishree Kantilal Tailor" w:date="2023-02-04T09:58:00Z">
                              <w:r w:rsidRPr="00AE4809">
                                <w:rPr>
                                  <w:sz w:val="36"/>
                                  <w:szCs w:val="36"/>
                                  <w:rPrChange w:id="13" w:author="Jaishree Kantilal Tailor" w:date="2023-02-04T09:59:00Z">
                                    <w:rPr>
                                      <w:sz w:val="48"/>
                                      <w:szCs w:val="48"/>
                                    </w:rPr>
                                  </w:rPrChange>
                                </w:rPr>
                                <w:t>o</w:t>
                              </w:r>
                            </w:ins>
                            <w:ins w:id="14" w:author="Jaishree Kantilal Tailor" w:date="2023-02-04T09:57:00Z">
                              <w:r w:rsidR="00BB3A65" w:rsidRPr="00AE4809">
                                <w:rPr>
                                  <w:sz w:val="36"/>
                                  <w:szCs w:val="36"/>
                                  <w:rPrChange w:id="15" w:author="Jaishree Kantilal Tailor" w:date="2023-02-04T09:59:00Z">
                                    <w:rPr>
                                      <w:sz w:val="48"/>
                                      <w:szCs w:val="48"/>
                                    </w:rPr>
                                  </w:rPrChange>
                                </w:rPr>
                                <w:t>n</w:t>
                              </w:r>
                            </w:ins>
                          </w:p>
                          <w:p w14:paraId="5A019487" w14:textId="2BE15BE2" w:rsidR="00BB3A65" w:rsidRDefault="004A003F">
                            <w:pPr>
                              <w:spacing w:line="276" w:lineRule="auto"/>
                              <w:jc w:val="center"/>
                              <w:rPr>
                                <w:ins w:id="16" w:author="Jaishree Kantilal Tailor" w:date="2023-02-04T09:56:00Z"/>
                                <w:sz w:val="48"/>
                                <w:szCs w:val="48"/>
                              </w:rPr>
                              <w:pPrChange w:id="17" w:author="Jaishree Kantilal Tailor" w:date="2023-02-04T10:02:00Z">
                                <w:pPr>
                                  <w:jc w:val="center"/>
                                </w:pPr>
                              </w:pPrChange>
                            </w:pPr>
                            <w:ins w:id="18" w:author="Priya" w:date="2023-02-07T09:13:00Z">
                              <w:r>
                                <w:rPr>
                                  <w:sz w:val="48"/>
                                  <w:szCs w:val="48"/>
                                </w:rPr>
                                <w:t>Selenium Automation</w:t>
                              </w:r>
                            </w:ins>
                            <w:ins w:id="19" w:author="Jaishree Kantilal Tailor" w:date="2023-02-04T12:48:00Z">
                              <w:del w:id="20" w:author="Priya" w:date="2023-02-07T09:13:00Z">
                                <w:r w:rsidR="00FF1E01" w:rsidDel="004A003F">
                                  <w:rPr>
                                    <w:sz w:val="48"/>
                                    <w:szCs w:val="48"/>
                                  </w:rPr>
                                  <w:delText>Mini-App</w:delText>
                                </w:r>
                              </w:del>
                              <w:r w:rsidR="00FF1E01">
                                <w:rPr>
                                  <w:sz w:val="48"/>
                                  <w:szCs w:val="48"/>
                                </w:rPr>
                                <w:t xml:space="preserve"> :</w:t>
                              </w:r>
                            </w:ins>
                            <w:ins w:id="21" w:author="Priya" w:date="2023-02-07T09:12:00Z">
                              <w:r>
                                <w:rPr>
                                  <w:sz w:val="48"/>
                                  <w:szCs w:val="48"/>
                                </w:rPr>
                                <w:t>Starbucks Automation</w:t>
                              </w:r>
                            </w:ins>
                            <w:ins w:id="22" w:author="Jaishree Kantilal Tailor" w:date="2023-02-04T12:48:00Z">
                              <w:del w:id="23" w:author="Priya" w:date="2023-02-07T09:12:00Z">
                                <w:r w:rsidR="00FF1E01" w:rsidDel="004A003F">
                                  <w:rPr>
                                    <w:sz w:val="48"/>
                                    <w:szCs w:val="48"/>
                                  </w:rPr>
                                  <w:delText xml:space="preserve"> </w:delText>
                                </w:r>
                              </w:del>
                            </w:ins>
                            <w:ins w:id="24" w:author="Jaishree Kantilal Tailor" w:date="2023-02-04T09:57:00Z">
                              <w:del w:id="25" w:author="Priya" w:date="2023-02-07T09:12:00Z">
                                <w:r w:rsidR="00BB3A65" w:rsidDel="004A003F">
                                  <w:rPr>
                                    <w:sz w:val="48"/>
                                    <w:szCs w:val="48"/>
                                  </w:rPr>
                                  <w:delText>&lt;&lt;Mini-App Title&gt;&gt;</w:delText>
                                </w:r>
                              </w:del>
                            </w:ins>
                          </w:p>
                          <w:p w14:paraId="480187B7" w14:textId="0007CBE6" w:rsidR="00325326" w:rsidRDefault="00325326">
                            <w:pPr>
                              <w:spacing w:line="276" w:lineRule="auto"/>
                              <w:jc w:val="center"/>
                              <w:rPr>
                                <w:ins w:id="26" w:author="Jaishree Kantilal Tailor" w:date="2023-02-04T09:57:00Z"/>
                                <w:sz w:val="48"/>
                                <w:szCs w:val="48"/>
                              </w:rPr>
                              <w:pPrChange w:id="27" w:author="Jaishree Kantilal Tailor" w:date="2023-02-04T10:02:00Z">
                                <w:pPr>
                                  <w:jc w:val="center"/>
                                </w:pPr>
                              </w:pPrChange>
                            </w:pPr>
                            <w:ins w:id="28" w:author="Jaishree Kantilal Tailor" w:date="2023-02-04T09:58:00Z">
                              <w:r>
                                <w:rPr>
                                  <w:sz w:val="48"/>
                                  <w:szCs w:val="48"/>
                                </w:rPr>
                                <w:t>Submitted a</w:t>
                              </w:r>
                            </w:ins>
                            <w:ins w:id="29" w:author="Jaishree Kantilal Tailor" w:date="2023-02-04T09:57:00Z">
                              <w:r w:rsidR="00BB3A65">
                                <w:rPr>
                                  <w:sz w:val="48"/>
                                  <w:szCs w:val="48"/>
                                </w:rPr>
                                <w:t xml:space="preserve">s a partial fulfillment </w:t>
                              </w:r>
                            </w:ins>
                          </w:p>
                          <w:p w14:paraId="6627FAD6" w14:textId="77777777" w:rsidR="00325326" w:rsidRPr="00AE4809" w:rsidRDefault="00325326">
                            <w:pPr>
                              <w:spacing w:line="276" w:lineRule="auto"/>
                              <w:jc w:val="center"/>
                              <w:rPr>
                                <w:ins w:id="30" w:author="Jaishree Kantilal Tailor" w:date="2023-02-04T09:59:00Z"/>
                                <w:sz w:val="36"/>
                                <w:szCs w:val="36"/>
                                <w:rPrChange w:id="31" w:author="Jaishree Kantilal Tailor" w:date="2023-02-04T09:59:00Z">
                                  <w:rPr>
                                    <w:ins w:id="32" w:author="Jaishree Kantilal Tailor" w:date="2023-02-04T09:59:00Z"/>
                                    <w:sz w:val="48"/>
                                    <w:szCs w:val="48"/>
                                  </w:rPr>
                                </w:rPrChange>
                              </w:rPr>
                              <w:pPrChange w:id="33" w:author="Jaishree Kantilal Tailor" w:date="2023-02-04T10:02:00Z">
                                <w:pPr>
                                  <w:jc w:val="center"/>
                                </w:pPr>
                              </w:pPrChange>
                            </w:pPr>
                            <w:ins w:id="34" w:author="Jaishree Kantilal Tailor" w:date="2023-02-04T09:59:00Z">
                              <w:r w:rsidRPr="00AE4809">
                                <w:rPr>
                                  <w:sz w:val="36"/>
                                  <w:szCs w:val="36"/>
                                  <w:rPrChange w:id="35" w:author="Jaishree Kantilal Tailor" w:date="2023-02-04T09:59:00Z">
                                    <w:rPr>
                                      <w:sz w:val="48"/>
                                      <w:szCs w:val="48"/>
                                    </w:rPr>
                                  </w:rPrChange>
                                </w:rPr>
                                <w:t>o</w:t>
                              </w:r>
                            </w:ins>
                            <w:ins w:id="36" w:author="Jaishree Kantilal Tailor" w:date="2023-02-04T09:57:00Z">
                              <w:r w:rsidRPr="00AE4809">
                                <w:rPr>
                                  <w:sz w:val="36"/>
                                  <w:szCs w:val="36"/>
                                  <w:rPrChange w:id="37" w:author="Jaishree Kantilal Tailor" w:date="2023-02-04T09:59:00Z">
                                    <w:rPr>
                                      <w:sz w:val="48"/>
                                      <w:szCs w:val="48"/>
                                    </w:rPr>
                                  </w:rPrChange>
                                </w:rPr>
                                <w:t>f the</w:t>
                              </w:r>
                            </w:ins>
                            <w:ins w:id="38" w:author="Jaishree Kantilal Tailor" w:date="2023-02-04T09:58:00Z">
                              <w:r w:rsidRPr="00AE4809">
                                <w:rPr>
                                  <w:sz w:val="36"/>
                                  <w:szCs w:val="36"/>
                                  <w:rPrChange w:id="39" w:author="Jaishree Kantilal Tailor" w:date="2023-02-04T09:59:00Z">
                                    <w:rPr>
                                      <w:sz w:val="48"/>
                                      <w:szCs w:val="48"/>
                                    </w:rPr>
                                  </w:rPrChange>
                                </w:rPr>
                                <w:t xml:space="preserve"> module</w:t>
                              </w:r>
                            </w:ins>
                            <w:ins w:id="40" w:author="Jaishree Kantilal Tailor" w:date="2023-02-04T09:57:00Z">
                              <w:r w:rsidRPr="00AE4809">
                                <w:rPr>
                                  <w:sz w:val="36"/>
                                  <w:szCs w:val="36"/>
                                  <w:rPrChange w:id="41" w:author="Jaishree Kantilal Tailor" w:date="2023-02-04T09:59:00Z">
                                    <w:rPr>
                                      <w:sz w:val="48"/>
                                      <w:szCs w:val="48"/>
                                    </w:rPr>
                                  </w:rPrChange>
                                </w:rPr>
                                <w:t xml:space="preserve"> </w:t>
                              </w:r>
                            </w:ins>
                          </w:p>
                          <w:p w14:paraId="4EA88E26" w14:textId="3BF6480A" w:rsidR="00BB3A65" w:rsidRDefault="00325326">
                            <w:pPr>
                              <w:spacing w:line="276" w:lineRule="auto"/>
                              <w:jc w:val="center"/>
                              <w:rPr>
                                <w:ins w:id="42" w:author="Jaishree Kantilal Tailor" w:date="2022-12-15T15:57:00Z"/>
                                <w:sz w:val="48"/>
                                <w:szCs w:val="48"/>
                              </w:rPr>
                              <w:pPrChange w:id="43" w:author="Jaishree Kantilal Tailor" w:date="2023-02-04T10:02:00Z">
                                <w:pPr>
                                  <w:jc w:val="center"/>
                                </w:pPr>
                              </w:pPrChange>
                            </w:pPr>
                            <w:ins w:id="44" w:author="Jaishree Kantilal Tailor" w:date="2023-02-04T09:57:00Z">
                              <w:r>
                                <w:rPr>
                                  <w:sz w:val="48"/>
                                  <w:szCs w:val="48"/>
                                </w:rPr>
                                <w:t xml:space="preserve">Object-Oriented Programming </w:t>
                              </w:r>
                            </w:ins>
                            <w:ins w:id="45" w:author="Jaishree Kantilal Tailor" w:date="2023-02-04T09:58:00Z">
                              <w:r>
                                <w:rPr>
                                  <w:sz w:val="48"/>
                                  <w:szCs w:val="48"/>
                                </w:rPr>
                                <w:t>using Python</w:t>
                              </w:r>
                            </w:ins>
                          </w:p>
                          <w:p w14:paraId="67469A52" w14:textId="45B16E6E" w:rsidR="00742BB5" w:rsidRPr="00AC18BD" w:rsidRDefault="00742BB5">
                            <w:pPr>
                              <w:jc w:val="center"/>
                              <w:rPr>
                                <w:sz w:val="48"/>
                                <w:szCs w:val="48"/>
                                <w:rPrChange w:id="46" w:author="Jaishree Kantilal Tailor" w:date="2022-07-13T15:06:00Z">
                                  <w:rPr>
                                    <w:rFonts w:ascii="Arial" w:hAnsi="Arial" w:cs="Arial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rPrChang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065E94"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left:0;text-align:left;margin-left:0;margin-top:-53.6pt;width:485.65pt;height:319.85pt;z-index:251658241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" filled="f" stroked="f" strokeweight=".5pt">
                <v:textbox>
                  <w:txbxContent>
                    <w:p w14:paraId="6847FCA3" w14:textId="77777777" w:rsidR="001D2AAA" w:rsidRDefault="00837E45" w:rsidP="005B3932">
                      <w:pPr>
                        <w:spacing w:line="276" w:lineRule="auto"/>
                        <w:jc w:val="center"/>
                        <w:rPr>
                          <w:ins w:id="47" w:author="Jaishree Kantilal Tailor" w:date="2023-02-04T12:48:00Z"/>
                          <w:sz w:val="48"/>
                          <w:szCs w:val="48"/>
                        </w:rPr>
                      </w:pPr>
                      <w:ins w:id="48" w:author="Jaishree Kantilal Tailor" w:date="2023-02-04T05:31:00Z">
                        <w:r>
                          <w:rPr>
                            <w:sz w:val="48"/>
                            <w:szCs w:val="48"/>
                          </w:rPr>
                          <w:t xml:space="preserve">A </w:t>
                        </w:r>
                      </w:ins>
                    </w:p>
                    <w:p w14:paraId="22497381" w14:textId="26599BC9" w:rsidR="0048094C" w:rsidRDefault="001D2AAA">
                      <w:pPr>
                        <w:spacing w:line="276" w:lineRule="auto"/>
                        <w:jc w:val="center"/>
                        <w:rPr>
                          <w:ins w:id="49" w:author="Jaishree Kantilal Tailor" w:date="2023-02-04T09:57:00Z"/>
                          <w:sz w:val="48"/>
                          <w:szCs w:val="48"/>
                        </w:rPr>
                        <w:pPrChange w:id="50" w:author="Jaishree Kantilal Tailor" w:date="2023-02-04T10:02:00Z">
                          <w:pPr>
                            <w:jc w:val="center"/>
                          </w:pPr>
                        </w:pPrChange>
                      </w:pPr>
                      <w:ins w:id="51" w:author="Jaishree Kantilal Tailor" w:date="2023-02-04T12:48:00Z">
                        <w:r>
                          <w:rPr>
                            <w:sz w:val="48"/>
                            <w:szCs w:val="48"/>
                          </w:rPr>
                          <w:t>Project</w:t>
                        </w:r>
                      </w:ins>
                      <w:ins w:id="52" w:author="Jaishree Kantilal Tailor" w:date="2023-02-04T09:56:00Z">
                        <w:r w:rsidR="00BB3A65">
                          <w:rPr>
                            <w:sz w:val="48"/>
                            <w:szCs w:val="48"/>
                          </w:rPr>
                          <w:t xml:space="preserve"> Report </w:t>
                        </w:r>
                      </w:ins>
                      <w:del w:id="53" w:author="Jaishree Kantilal Tailor" w:date="2022-06-24T14:48:00Z">
                        <w:r w:rsidR="00BE6BF7" w:rsidRPr="00AC18BD" w:rsidDel="006F7280">
                          <w:rPr>
                            <w:sz w:val="48"/>
                            <w:szCs w:val="48"/>
                            <w:rPrChange w:id="54" w:author="Jaishree Kantilal Tailor" w:date="2022-07-13T15:06:00Z">
                              <w:rPr/>
                            </w:rPrChange>
                          </w:rPr>
                          <w:delText>Essentials of Unit Testing and Test Automation</w:delText>
                        </w:r>
                      </w:del>
                    </w:p>
                    <w:p w14:paraId="2784428E" w14:textId="6291F04A" w:rsidR="00BB3A65" w:rsidRPr="00AE4809" w:rsidRDefault="00325326">
                      <w:pPr>
                        <w:spacing w:line="276" w:lineRule="auto"/>
                        <w:jc w:val="center"/>
                        <w:rPr>
                          <w:ins w:id="55" w:author="Jaishree Kantilal Tailor" w:date="2023-02-04T09:57:00Z"/>
                          <w:sz w:val="36"/>
                          <w:szCs w:val="36"/>
                          <w:rPrChange w:id="56" w:author="Jaishree Kantilal Tailor" w:date="2023-02-04T09:59:00Z">
                            <w:rPr>
                              <w:ins w:id="57" w:author="Jaishree Kantilal Tailor" w:date="2023-02-04T09:57:00Z"/>
                              <w:sz w:val="48"/>
                              <w:szCs w:val="48"/>
                            </w:rPr>
                          </w:rPrChange>
                        </w:rPr>
                        <w:pPrChange w:id="58" w:author="Jaishree Kantilal Tailor" w:date="2023-02-04T10:02:00Z">
                          <w:pPr>
                            <w:jc w:val="center"/>
                          </w:pPr>
                        </w:pPrChange>
                      </w:pPr>
                      <w:ins w:id="59" w:author="Jaishree Kantilal Tailor" w:date="2023-02-04T09:58:00Z">
                        <w:r w:rsidRPr="00AE4809">
                          <w:rPr>
                            <w:sz w:val="36"/>
                            <w:szCs w:val="36"/>
                            <w:rPrChange w:id="60" w:author="Jaishree Kantilal Tailor" w:date="2023-02-04T09:59:00Z">
                              <w:rPr>
                                <w:sz w:val="48"/>
                                <w:szCs w:val="48"/>
                              </w:rPr>
                            </w:rPrChange>
                          </w:rPr>
                          <w:t>o</w:t>
                        </w:r>
                      </w:ins>
                      <w:ins w:id="61" w:author="Jaishree Kantilal Tailor" w:date="2023-02-04T09:57:00Z">
                        <w:r w:rsidR="00BB3A65" w:rsidRPr="00AE4809">
                          <w:rPr>
                            <w:sz w:val="36"/>
                            <w:szCs w:val="36"/>
                            <w:rPrChange w:id="62" w:author="Jaishree Kantilal Tailor" w:date="2023-02-04T09:59:00Z">
                              <w:rPr>
                                <w:sz w:val="48"/>
                                <w:szCs w:val="48"/>
                              </w:rPr>
                            </w:rPrChange>
                          </w:rPr>
                          <w:t>n</w:t>
                        </w:r>
                      </w:ins>
                    </w:p>
                    <w:p w14:paraId="5A019487" w14:textId="2BE15BE2" w:rsidR="00BB3A65" w:rsidRDefault="004A003F">
                      <w:pPr>
                        <w:spacing w:line="276" w:lineRule="auto"/>
                        <w:jc w:val="center"/>
                        <w:rPr>
                          <w:ins w:id="63" w:author="Jaishree Kantilal Tailor" w:date="2023-02-04T09:56:00Z"/>
                          <w:sz w:val="48"/>
                          <w:szCs w:val="48"/>
                        </w:rPr>
                        <w:pPrChange w:id="64" w:author="Jaishree Kantilal Tailor" w:date="2023-02-04T10:02:00Z">
                          <w:pPr>
                            <w:jc w:val="center"/>
                          </w:pPr>
                        </w:pPrChange>
                      </w:pPr>
                      <w:ins w:id="65" w:author="Priya" w:date="2023-02-07T09:13:00Z">
                        <w:r>
                          <w:rPr>
                            <w:sz w:val="48"/>
                            <w:szCs w:val="48"/>
                          </w:rPr>
                          <w:t>Selenium Automation</w:t>
                        </w:r>
                      </w:ins>
                      <w:ins w:id="66" w:author="Jaishree Kantilal Tailor" w:date="2023-02-04T12:48:00Z">
                        <w:del w:id="67" w:author="Priya" w:date="2023-02-07T09:13:00Z">
                          <w:r w:rsidR="00FF1E01" w:rsidDel="004A003F">
                            <w:rPr>
                              <w:sz w:val="48"/>
                              <w:szCs w:val="48"/>
                            </w:rPr>
                            <w:delText>Mini-App</w:delText>
                          </w:r>
                        </w:del>
                        <w:r w:rsidR="00FF1E01">
                          <w:rPr>
                            <w:sz w:val="48"/>
                            <w:szCs w:val="48"/>
                          </w:rPr>
                          <w:t xml:space="preserve"> :</w:t>
                        </w:r>
                      </w:ins>
                      <w:ins w:id="68" w:author="Priya" w:date="2023-02-07T09:12:00Z">
                        <w:r>
                          <w:rPr>
                            <w:sz w:val="48"/>
                            <w:szCs w:val="48"/>
                          </w:rPr>
                          <w:t>Starbucks Automation</w:t>
                        </w:r>
                      </w:ins>
                      <w:ins w:id="69" w:author="Jaishree Kantilal Tailor" w:date="2023-02-04T12:48:00Z">
                        <w:del w:id="70" w:author="Priya" w:date="2023-02-07T09:12:00Z">
                          <w:r w:rsidR="00FF1E01" w:rsidDel="004A003F">
                            <w:rPr>
                              <w:sz w:val="48"/>
                              <w:szCs w:val="48"/>
                            </w:rPr>
                            <w:delText xml:space="preserve"> </w:delText>
                          </w:r>
                        </w:del>
                      </w:ins>
                      <w:ins w:id="71" w:author="Jaishree Kantilal Tailor" w:date="2023-02-04T09:57:00Z">
                        <w:del w:id="72" w:author="Priya" w:date="2023-02-07T09:12:00Z">
                          <w:r w:rsidR="00BB3A65" w:rsidDel="004A003F">
                            <w:rPr>
                              <w:sz w:val="48"/>
                              <w:szCs w:val="48"/>
                            </w:rPr>
                            <w:delText>&lt;&lt;Mini-App Title&gt;&gt;</w:delText>
                          </w:r>
                        </w:del>
                      </w:ins>
                    </w:p>
                    <w:p w14:paraId="480187B7" w14:textId="0007CBE6" w:rsidR="00325326" w:rsidRDefault="00325326">
                      <w:pPr>
                        <w:spacing w:line="276" w:lineRule="auto"/>
                        <w:jc w:val="center"/>
                        <w:rPr>
                          <w:ins w:id="73" w:author="Jaishree Kantilal Tailor" w:date="2023-02-04T09:57:00Z"/>
                          <w:sz w:val="48"/>
                          <w:szCs w:val="48"/>
                        </w:rPr>
                        <w:pPrChange w:id="74" w:author="Jaishree Kantilal Tailor" w:date="2023-02-04T10:02:00Z">
                          <w:pPr>
                            <w:jc w:val="center"/>
                          </w:pPr>
                        </w:pPrChange>
                      </w:pPr>
                      <w:ins w:id="75" w:author="Jaishree Kantilal Tailor" w:date="2023-02-04T09:58:00Z">
                        <w:r>
                          <w:rPr>
                            <w:sz w:val="48"/>
                            <w:szCs w:val="48"/>
                          </w:rPr>
                          <w:t>Submitted a</w:t>
                        </w:r>
                      </w:ins>
                      <w:ins w:id="76" w:author="Jaishree Kantilal Tailor" w:date="2023-02-04T09:57:00Z">
                        <w:r w:rsidR="00BB3A65">
                          <w:rPr>
                            <w:sz w:val="48"/>
                            <w:szCs w:val="48"/>
                          </w:rPr>
                          <w:t xml:space="preserve">s a partial fulfillment </w:t>
                        </w:r>
                      </w:ins>
                    </w:p>
                    <w:p w14:paraId="6627FAD6" w14:textId="77777777" w:rsidR="00325326" w:rsidRPr="00AE4809" w:rsidRDefault="00325326">
                      <w:pPr>
                        <w:spacing w:line="276" w:lineRule="auto"/>
                        <w:jc w:val="center"/>
                        <w:rPr>
                          <w:ins w:id="77" w:author="Jaishree Kantilal Tailor" w:date="2023-02-04T09:59:00Z"/>
                          <w:sz w:val="36"/>
                          <w:szCs w:val="36"/>
                          <w:rPrChange w:id="78" w:author="Jaishree Kantilal Tailor" w:date="2023-02-04T09:59:00Z">
                            <w:rPr>
                              <w:ins w:id="79" w:author="Jaishree Kantilal Tailor" w:date="2023-02-04T09:59:00Z"/>
                              <w:sz w:val="48"/>
                              <w:szCs w:val="48"/>
                            </w:rPr>
                          </w:rPrChange>
                        </w:rPr>
                        <w:pPrChange w:id="80" w:author="Jaishree Kantilal Tailor" w:date="2023-02-04T10:02:00Z">
                          <w:pPr>
                            <w:jc w:val="center"/>
                          </w:pPr>
                        </w:pPrChange>
                      </w:pPr>
                      <w:ins w:id="81" w:author="Jaishree Kantilal Tailor" w:date="2023-02-04T09:59:00Z">
                        <w:r w:rsidRPr="00AE4809">
                          <w:rPr>
                            <w:sz w:val="36"/>
                            <w:szCs w:val="36"/>
                            <w:rPrChange w:id="82" w:author="Jaishree Kantilal Tailor" w:date="2023-02-04T09:59:00Z">
                              <w:rPr>
                                <w:sz w:val="48"/>
                                <w:szCs w:val="48"/>
                              </w:rPr>
                            </w:rPrChange>
                          </w:rPr>
                          <w:t>o</w:t>
                        </w:r>
                      </w:ins>
                      <w:ins w:id="83" w:author="Jaishree Kantilal Tailor" w:date="2023-02-04T09:57:00Z">
                        <w:r w:rsidRPr="00AE4809">
                          <w:rPr>
                            <w:sz w:val="36"/>
                            <w:szCs w:val="36"/>
                            <w:rPrChange w:id="84" w:author="Jaishree Kantilal Tailor" w:date="2023-02-04T09:59:00Z">
                              <w:rPr>
                                <w:sz w:val="48"/>
                                <w:szCs w:val="48"/>
                              </w:rPr>
                            </w:rPrChange>
                          </w:rPr>
                          <w:t>f the</w:t>
                        </w:r>
                      </w:ins>
                      <w:ins w:id="85" w:author="Jaishree Kantilal Tailor" w:date="2023-02-04T09:58:00Z">
                        <w:r w:rsidRPr="00AE4809">
                          <w:rPr>
                            <w:sz w:val="36"/>
                            <w:szCs w:val="36"/>
                            <w:rPrChange w:id="86" w:author="Jaishree Kantilal Tailor" w:date="2023-02-04T09:59:00Z">
                              <w:rPr>
                                <w:sz w:val="48"/>
                                <w:szCs w:val="48"/>
                              </w:rPr>
                            </w:rPrChange>
                          </w:rPr>
                          <w:t xml:space="preserve"> module</w:t>
                        </w:r>
                      </w:ins>
                      <w:ins w:id="87" w:author="Jaishree Kantilal Tailor" w:date="2023-02-04T09:57:00Z">
                        <w:r w:rsidRPr="00AE4809">
                          <w:rPr>
                            <w:sz w:val="36"/>
                            <w:szCs w:val="36"/>
                            <w:rPrChange w:id="88" w:author="Jaishree Kantilal Tailor" w:date="2023-02-04T09:59:00Z">
                              <w:rPr>
                                <w:sz w:val="48"/>
                                <w:szCs w:val="48"/>
                              </w:rPr>
                            </w:rPrChange>
                          </w:rPr>
                          <w:t xml:space="preserve"> </w:t>
                        </w:r>
                      </w:ins>
                    </w:p>
                    <w:p w14:paraId="4EA88E26" w14:textId="3BF6480A" w:rsidR="00BB3A65" w:rsidRDefault="00325326">
                      <w:pPr>
                        <w:spacing w:line="276" w:lineRule="auto"/>
                        <w:jc w:val="center"/>
                        <w:rPr>
                          <w:ins w:id="89" w:author="Jaishree Kantilal Tailor" w:date="2022-12-15T15:57:00Z"/>
                          <w:sz w:val="48"/>
                          <w:szCs w:val="48"/>
                        </w:rPr>
                        <w:pPrChange w:id="90" w:author="Jaishree Kantilal Tailor" w:date="2023-02-04T10:02:00Z">
                          <w:pPr>
                            <w:jc w:val="center"/>
                          </w:pPr>
                        </w:pPrChange>
                      </w:pPr>
                      <w:ins w:id="91" w:author="Jaishree Kantilal Tailor" w:date="2023-02-04T09:57:00Z">
                        <w:r>
                          <w:rPr>
                            <w:sz w:val="48"/>
                            <w:szCs w:val="48"/>
                          </w:rPr>
                          <w:t xml:space="preserve">Object-Oriented Programming </w:t>
                        </w:r>
                      </w:ins>
                      <w:ins w:id="92" w:author="Jaishree Kantilal Tailor" w:date="2023-02-04T09:58:00Z">
                        <w:r>
                          <w:rPr>
                            <w:sz w:val="48"/>
                            <w:szCs w:val="48"/>
                          </w:rPr>
                          <w:t>using Python</w:t>
                        </w:r>
                      </w:ins>
                    </w:p>
                    <w:p w14:paraId="67469A52" w14:textId="45B16E6E" w:rsidR="00742BB5" w:rsidRPr="00AC18BD" w:rsidRDefault="00742BB5">
                      <w:pPr>
                        <w:jc w:val="center"/>
                        <w:rPr>
                          <w:sz w:val="48"/>
                          <w:szCs w:val="48"/>
                          <w:rPrChange w:id="93" w:author="Jaishree Kantilal Tailor" w:date="2022-07-13T15:06:00Z">
                            <w:rPr>
                              <w:rFonts w:ascii="Arial" w:hAnsi="Arial" w:cs="Arial"/>
                              <w:b/>
                              <w:bCs/>
                              <w:sz w:val="36"/>
                              <w:szCs w:val="36"/>
                            </w:rPr>
                          </w:rPrChange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commentRangeStart w:id="94"/>
      <w:commentRangeStart w:id="95"/>
      <w:commentRangeEnd w:id="94"/>
      <w:r w:rsidR="009901DD">
        <w:rPr>
          <w:rStyle w:val="CommentReference"/>
        </w:rPr>
        <w:commentReference w:id="94"/>
      </w:r>
      <w:commentRangeEnd w:id="95"/>
      <w:r w:rsidR="00636B13">
        <w:rPr>
          <w:rStyle w:val="CommentReference"/>
        </w:rPr>
        <w:commentReference w:id="95"/>
      </w:r>
      <w:r w:rsidR="00860730" w:rsidRPr="0013008B">
        <w:rPr>
          <w:rFonts w:asciiTheme="minorHAnsi" w:hAnsiTheme="minorHAnsi" w:cstheme="minorHAnsi"/>
          <w:noProof/>
          <w:lang w:bidi="ar-SA"/>
        </w:rPr>
        <w:drawing>
          <wp:anchor distT="0" distB="0" distL="114300" distR="114300" simplePos="0" relativeHeight="251658240" behindDoc="0" locked="0" layoutInCell="1" allowOverlap="1" wp14:anchorId="1DAA3A65" wp14:editId="11145D5F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3D7E" w:rsidRPr="0013008B">
        <w:rPr>
          <w:rFonts w:asciiTheme="minorHAnsi" w:hAnsiTheme="minorHAnsi" w:cstheme="minorHAnsi"/>
          <w:noProof/>
          <w:sz w:val="18"/>
          <w:lang w:bidi="ar-SA"/>
        </w:rPr>
        <mc:AlternateContent>
          <mc:Choice Requires="wpg">
            <w:drawing>
              <wp:anchor distT="0" distB="0" distL="114300" distR="114300" simplePos="0" relativeHeight="251658243" behindDoc="0" locked="0" layoutInCell="1" allowOverlap="1" wp14:anchorId="5575D3E2" wp14:editId="02AC9325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6350" t="1905" r="4445" b="127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8830" cy="844550"/>
                          <a:chOff x="0" y="0"/>
                          <a:chExt cx="15335" cy="16208"/>
                        </a:xfrm>
                      </wpg:grpSpPr>
                      <wps:wsp>
                        <wps:cNvPr id="8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" cy="16208"/>
                          </a:xfrm>
                          <a:custGeom>
                            <a:avLst/>
                            <a:gdLst>
                              <a:gd name="T0" fmla="*/ 985838 w 777"/>
                              <a:gd name="T1" fmla="*/ 0 h 1021"/>
                              <a:gd name="T2" fmla="*/ 0 w 777"/>
                              <a:gd name="T3" fmla="*/ 1620837 h 1021"/>
                              <a:gd name="T4" fmla="*/ 985838 w 777"/>
                              <a:gd name="T5" fmla="*/ 1620837 h 1021"/>
                              <a:gd name="T6" fmla="*/ 1233488 w 777"/>
                              <a:gd name="T7" fmla="*/ 1246187 h 1021"/>
                              <a:gd name="T8" fmla="*/ 366713 w 777"/>
                              <a:gd name="T9" fmla="*/ 1246187 h 1021"/>
                              <a:gd name="T10" fmla="*/ 1109663 w 777"/>
                              <a:gd name="T11" fmla="*/ 0 h 1021"/>
                              <a:gd name="T12" fmla="*/ 985838 w 777"/>
                              <a:gd name="T13" fmla="*/ 0 h 1021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" name="Freeform 106"/>
                        <wps:cNvSpPr>
                          <a:spLocks/>
                        </wps:cNvSpPr>
                        <wps:spPr bwMode="auto">
                          <a:xfrm>
                            <a:off x="7191" y="0"/>
                            <a:ext cx="8144" cy="11366"/>
                          </a:xfrm>
                          <a:custGeom>
                            <a:avLst/>
                            <a:gdLst>
                              <a:gd name="T0" fmla="*/ 690563 w 513"/>
                              <a:gd name="T1" fmla="*/ 0 h 716"/>
                              <a:gd name="T2" fmla="*/ 814388 w 513"/>
                              <a:gd name="T3" fmla="*/ 0 h 716"/>
                              <a:gd name="T4" fmla="*/ 123825 w 513"/>
                              <a:gd name="T5" fmla="*/ 1136650 h 716"/>
                              <a:gd name="T6" fmla="*/ 0 w 513"/>
                              <a:gd name="T7" fmla="*/ 1136650 h 716"/>
                              <a:gd name="T8" fmla="*/ 690563 w 513"/>
                              <a:gd name="T9" fmla="*/ 0 h 716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8859E8" id="Group 7" o:spid="_x0000_s1026" style="position:absolute;margin-left:-19pt;margin-top:-38.1pt;width:62.9pt;height:66.5pt;z-index:251658243;mso-position-horizontal-relative:margin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">
                <v:shape id="Freeform 105" o:spid="_x0000_s1027" style="position:absolute;width:12334;height:16208;visibility:visible;mso-wrap-style:square;v-text-anchor:top" coordsize="777,1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" path="m621,l,1021r621,l777,785r-546,l699,,621,xe" fillcolor="#058eff" stroked="f">
                  <v:path arrowok="t" o:connecttype="custom" o:connectlocs="15649068,0;0,25730192;15649068,25730192;19580233,19782761;5821156,19782761;17614651,0;15649068,0" o:connectangles="0,0,0,0,0,0,0"/>
                </v:shape>
                <v:shape id="Freeform 106" o:spid="_x0000_s1028" style="position:absolute;left:7191;width:8144;height:11366;visibility:visible;mso-wrap-style:square;v-text-anchor:top" coordsize="513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" path="m435,r78,l78,716,,716,435,xe" fillcolor="#058eff" stroked="f">
                  <v:path arrowok="t" o:connecttype="custom" o:connectlocs="10962856,0;12928608,0;1965752,18043525;0,18043525;10962856,0" o:connectangles="0,0,0,0,0"/>
                </v:shape>
                <w10:wrap anchorx="margin"/>
              </v:group>
            </w:pict>
          </mc:Fallback>
        </mc:AlternateContent>
      </w:r>
      <w:r w:rsidR="00713D7E" w:rsidRPr="0013008B">
        <w:rPr>
          <w:rFonts w:asciiTheme="minorHAnsi" w:hAnsiTheme="minorHAnsi" w:cstheme="minorHAnsi"/>
          <w:noProof/>
          <w:color w:val="000000" w:themeColor="text1"/>
          <w:sz w:val="18"/>
          <w:lang w:bidi="ar-SA"/>
        </w:rPr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244E73D9" wp14:editId="4C5142F0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6350" t="7620" r="8255" b="2540"/>
                <wp:wrapNone/>
                <wp:docPr id="2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7395" cy="808990"/>
                          <a:chOff x="48550" y="10748"/>
                          <a:chExt cx="15001" cy="16240"/>
                        </a:xfrm>
                      </wpg:grpSpPr>
                      <wps:wsp>
                        <wps:cNvPr id="4" name="Freeform 101"/>
                        <wps:cNvSpPr>
                          <a:spLocks/>
                        </wps:cNvSpPr>
                        <wps:spPr bwMode="auto">
                          <a:xfrm>
                            <a:off x="51058" y="10748"/>
                            <a:ext cx="12493" cy="3937"/>
                          </a:xfrm>
                          <a:custGeom>
                            <a:avLst/>
                            <a:gdLst>
                              <a:gd name="T0" fmla="*/ 638175 w 787"/>
                              <a:gd name="T1" fmla="*/ 393700 h 248"/>
                              <a:gd name="T2" fmla="*/ 1004888 w 787"/>
                              <a:gd name="T3" fmla="*/ 393700 h 248"/>
                              <a:gd name="T4" fmla="*/ 1249363 w 787"/>
                              <a:gd name="T5" fmla="*/ 0 h 248"/>
                              <a:gd name="T6" fmla="*/ 239713 w 787"/>
                              <a:gd name="T7" fmla="*/ 0 h 248"/>
                              <a:gd name="T8" fmla="*/ 0 w 787"/>
                              <a:gd name="T9" fmla="*/ 390525 h 248"/>
                              <a:gd name="T10" fmla="*/ 638175 w 787"/>
                              <a:gd name="T11" fmla="*/ 393700 h 248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102"/>
                        <wps:cNvSpPr>
                          <a:spLocks/>
                        </wps:cNvSpPr>
                        <wps:spPr bwMode="auto">
                          <a:xfrm>
                            <a:off x="52375" y="15749"/>
                            <a:ext cx="8097" cy="11240"/>
                          </a:xfrm>
                          <a:custGeom>
                            <a:avLst/>
                            <a:gdLst>
                              <a:gd name="T0" fmla="*/ 690563 w 510"/>
                              <a:gd name="T1" fmla="*/ 0 h 708"/>
                              <a:gd name="T2" fmla="*/ 809625 w 510"/>
                              <a:gd name="T3" fmla="*/ 0 h 708"/>
                              <a:gd name="T4" fmla="*/ 123825 w 510"/>
                              <a:gd name="T5" fmla="*/ 1123950 h 708"/>
                              <a:gd name="T6" fmla="*/ 0 w 510"/>
                              <a:gd name="T7" fmla="*/ 1123950 h 708"/>
                              <a:gd name="T8" fmla="*/ 690563 w 510"/>
                              <a:gd name="T9" fmla="*/ 0 h 70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103"/>
                        <wps:cNvSpPr>
                          <a:spLocks/>
                        </wps:cNvSpPr>
                        <wps:spPr bwMode="auto">
                          <a:xfrm>
                            <a:off x="48550" y="15749"/>
                            <a:ext cx="8032" cy="11240"/>
                          </a:xfrm>
                          <a:custGeom>
                            <a:avLst/>
                            <a:gdLst>
                              <a:gd name="T0" fmla="*/ 682625 w 506"/>
                              <a:gd name="T1" fmla="*/ 0 h 708"/>
                              <a:gd name="T2" fmla="*/ 803275 w 506"/>
                              <a:gd name="T3" fmla="*/ 0 h 708"/>
                              <a:gd name="T4" fmla="*/ 120650 w 506"/>
                              <a:gd name="T5" fmla="*/ 1123950 h 708"/>
                              <a:gd name="T6" fmla="*/ 0 w 506"/>
                              <a:gd name="T7" fmla="*/ 1123950 h 708"/>
                              <a:gd name="T8" fmla="*/ 682625 w 506"/>
                              <a:gd name="T9" fmla="*/ 0 h 70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97BB8C" id="Group 10" o:spid="_x0000_s1026" style="position:absolute;margin-left:375.5pt;margin-top:.6pt;width:58.85pt;height:63.7pt;z-index:251658244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">
                <v:shape id="Freeform 101" o:spid="_x0000_s1027" style="position:absolute;left:51058;top:10748;width:12493;height:3937;visibility:visible;mso-wrap-style:square;v-text-anchor:top" coordsize="78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" path="m402,248r231,l787,,151,,,246r402,2xe" fillcolor="#058eff" stroked="f">
                  <v:path arrowok="t" o:connecttype="custom" o:connectlocs="10130521,6249988;15951799,6249988;19832645,0;3805254,0;0,6199584;10130521,6249988" o:connectangles="0,0,0,0,0,0"/>
                </v:shape>
                <v:shape id="Freeform 102" o:spid="_x0000_s1028" style="position:absolute;left:52375;top:15749;width:8097;height:11240;visibility:visible;mso-wrap-style:square;v-text-anchor:top" coordsize="510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" path="m435,r75,l78,708,,708,435,xe" fillcolor="#058eff" stroked="f">
                  <v:path arrowok="t" o:connecttype="custom" o:connectlocs="10963703,0;12853988,0;1965904,17843500;0,17843500;10963703,0" o:connectangles="0,0,0,0,0"/>
                </v:shape>
                <v:shape id="Freeform 103" o:spid="_x0000_s1029" style="position:absolute;left:48550;top:15749;width:8032;height:11240;visibility:visible;mso-wrap-style:square;v-text-anchor:top" coordsize="506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" path="m430,r76,l76,708,,708,430,xe" fillcolor="#058eff" stroked="f">
                  <v:path arrowok="t" o:connecttype="custom" o:connectlocs="10835660,0;12750800,0;1915140,17843500;0,17843500;10835660,0" o:connectangles="0,0,0,0,0"/>
                </v:shape>
              </v:group>
            </w:pict>
          </mc:Fallback>
        </mc:AlternateContent>
      </w:r>
      <w:r w:rsidR="00635128" w:rsidRPr="0013008B">
        <w:rPr>
          <w:rFonts w:asciiTheme="minorHAnsi" w:hAnsiTheme="minorHAnsi" w:cstheme="minorHAnsi"/>
          <w:sz w:val="18"/>
        </w:rPr>
        <w:t>./</w:t>
      </w:r>
    </w:p>
    <w:p w14:paraId="7B23E5F3" w14:textId="74D1E8D0" w:rsidR="00963DA6" w:rsidRPr="0013008B" w:rsidRDefault="00187774" w:rsidP="00B26121">
      <w:pPr>
        <w:ind w:firstLine="0"/>
        <w:rPr>
          <w:rFonts w:asciiTheme="minorHAnsi" w:hAnsiTheme="minorHAnsi" w:cstheme="minorHAnsi"/>
          <w:sz w:val="20"/>
          <w:szCs w:val="20"/>
        </w:rPr>
      </w:pPr>
      <w:r w:rsidRPr="0013008B">
        <w:rPr>
          <w:rFonts w:asciiTheme="minorHAnsi" w:hAnsiTheme="minorHAnsi" w:cstheme="minorHAnsi"/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2" behindDoc="1" locked="0" layoutInCell="1" allowOverlap="1" wp14:anchorId="6AAFC6E0" wp14:editId="5DBBAEEF">
                <wp:simplePos x="0" y="0"/>
                <wp:positionH relativeFrom="column">
                  <wp:posOffset>-566737</wp:posOffset>
                </wp:positionH>
                <wp:positionV relativeFrom="paragraph">
                  <wp:posOffset>6524625</wp:posOffset>
                </wp:positionV>
                <wp:extent cx="3952875" cy="1562100"/>
                <wp:effectExtent l="0" t="0" r="0" b="0"/>
                <wp:wrapTight wrapText="bothSides">
                  <wp:wrapPolygon edited="0">
                    <wp:start x="312" y="0"/>
                    <wp:lineTo x="312" y="21337"/>
                    <wp:lineTo x="21236" y="21337"/>
                    <wp:lineTo x="21236" y="0"/>
                    <wp:lineTo x="312" y="0"/>
                  </wp:wrapPolygon>
                </wp:wrapTight>
                <wp:docPr id="9" name="Text 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52875" cy="1562100"/>
                        </a:xfrm>
                        <a:custGeom>
                          <a:avLst/>
                          <a:gdLst>
                            <a:gd name="connsiteX0" fmla="*/ 0 w 4324350"/>
                            <a:gd name="connsiteY0" fmla="*/ 0 h 3171825"/>
                            <a:gd name="connsiteX1" fmla="*/ 4324350 w 4324350"/>
                            <a:gd name="connsiteY1" fmla="*/ 0 h 3171825"/>
                            <a:gd name="connsiteX2" fmla="*/ 4324350 w 4324350"/>
                            <a:gd name="connsiteY2" fmla="*/ 3171825 h 3171825"/>
                            <a:gd name="connsiteX3" fmla="*/ 0 w 4324350"/>
                            <a:gd name="connsiteY3" fmla="*/ 3171825 h 3171825"/>
                            <a:gd name="connsiteX4" fmla="*/ 0 w 4324350"/>
                            <a:gd name="connsiteY4" fmla="*/ 0 h 3171825"/>
                            <a:gd name="connsiteX0" fmla="*/ 0 w 4743450"/>
                            <a:gd name="connsiteY0" fmla="*/ 9525 h 3181350"/>
                            <a:gd name="connsiteX1" fmla="*/ 4743450 w 4743450"/>
                            <a:gd name="connsiteY1" fmla="*/ 0 h 3181350"/>
                            <a:gd name="connsiteX2" fmla="*/ 4324350 w 4743450"/>
                            <a:gd name="connsiteY2" fmla="*/ 3181350 h 3181350"/>
                            <a:gd name="connsiteX3" fmla="*/ 0 w 4743450"/>
                            <a:gd name="connsiteY3" fmla="*/ 3181350 h 3181350"/>
                            <a:gd name="connsiteX4" fmla="*/ 0 w 4743450"/>
                            <a:gd name="connsiteY4" fmla="*/ 9525 h 3181350"/>
                            <a:gd name="connsiteX0" fmla="*/ 0 w 4743450"/>
                            <a:gd name="connsiteY0" fmla="*/ 9525 h 3181350"/>
                            <a:gd name="connsiteX1" fmla="*/ 4743450 w 4743450"/>
                            <a:gd name="connsiteY1" fmla="*/ 0 h 3181350"/>
                            <a:gd name="connsiteX2" fmla="*/ 3790950 w 4743450"/>
                            <a:gd name="connsiteY2" fmla="*/ 3181350 h 3181350"/>
                            <a:gd name="connsiteX3" fmla="*/ 0 w 4743450"/>
                            <a:gd name="connsiteY3" fmla="*/ 3181350 h 3181350"/>
                            <a:gd name="connsiteX4" fmla="*/ 0 w 4743450"/>
                            <a:gd name="connsiteY4" fmla="*/ 9525 h 3181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743450" h="3181350">
                              <a:moveTo>
                                <a:pt x="0" y="9525"/>
                              </a:moveTo>
                              <a:lnTo>
                                <a:pt x="4743450" y="0"/>
                              </a:lnTo>
                              <a:lnTo>
                                <a:pt x="3790950" y="3181350"/>
                              </a:lnTo>
                              <a:lnTo>
                                <a:pt x="0" y="318135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37A5BE" w14:textId="721CB40C" w:rsidR="00EF2B08" w:rsidDel="00AE4809" w:rsidRDefault="00EF2B08" w:rsidP="00963DA6">
                            <w:pPr>
                              <w:rPr>
                                <w:del w:id="96" w:author="Jaishree Kantilal Tailor" w:date="2023-02-04T10:00:00Z"/>
                                <w:rFonts w:ascii="Arial" w:hAnsi="Arial" w:cs="Arial"/>
                                <w:bCs/>
                              </w:rPr>
                            </w:pPr>
                            <w:del w:id="97" w:author="Jaishree Kantilal Tailor" w:date="2023-02-04T10:00:00Z">
                              <w:r w:rsidDel="00AE4809">
                                <w:rPr>
                                  <w:rFonts w:ascii="Arial" w:hAnsi="Arial" w:cs="Arial"/>
                                  <w:bCs/>
                                </w:rPr>
                                <w:delText>Version Number:</w:delText>
                              </w:r>
                              <w:r w:rsidR="00BE6BF7" w:rsidDel="00AE4809">
                                <w:rPr>
                                  <w:rFonts w:ascii="Arial" w:hAnsi="Arial" w:cs="Arial"/>
                                  <w:bCs/>
                                </w:rPr>
                                <w:delText xml:space="preserve"> </w:delText>
                              </w:r>
                            </w:del>
                            <w:del w:id="98" w:author="Jaishree Kantilal Tailor" w:date="2022-07-11T08:53:00Z">
                              <w:r w:rsidR="00BE6BF7" w:rsidDel="00B66787">
                                <w:rPr>
                                  <w:rFonts w:ascii="Arial" w:hAnsi="Arial" w:cs="Arial"/>
                                  <w:bCs/>
                                </w:rPr>
                                <w:delText>0</w:delText>
                              </w:r>
                            </w:del>
                            <w:del w:id="99" w:author="Jaishree Kantilal Tailor" w:date="2023-02-04T10:00:00Z">
                              <w:r w:rsidR="00BE6BF7" w:rsidDel="00AE4809">
                                <w:rPr>
                                  <w:rFonts w:ascii="Arial" w:hAnsi="Arial" w:cs="Arial"/>
                                  <w:bCs/>
                                </w:rPr>
                                <w:delText>.</w:delText>
                              </w:r>
                            </w:del>
                            <w:del w:id="100" w:author="Jaishree Kantilal Tailor" w:date="2022-07-11T08:53:00Z">
                              <w:r w:rsidR="00BE6BF7" w:rsidDel="00B66787">
                                <w:rPr>
                                  <w:rFonts w:ascii="Arial" w:hAnsi="Arial" w:cs="Arial"/>
                                  <w:bCs/>
                                </w:rPr>
                                <w:delText>1</w:delText>
                              </w:r>
                            </w:del>
                          </w:p>
                          <w:p w14:paraId="43DE6A00" w14:textId="0488002A" w:rsidR="00EF2B08" w:rsidRDefault="00EF2B08" w:rsidP="00963DA6">
                            <w:pPr>
                              <w:rPr>
                                <w:ins w:id="101" w:author="Jaishree Kantilal Tailor" w:date="2023-02-04T10:00:00Z"/>
                                <w:rFonts w:ascii="Arial" w:hAnsi="Arial" w:cs="Arial"/>
                                <w:bCs/>
                              </w:rPr>
                            </w:pPr>
                            <w:del w:id="102" w:author="Jaishree Kantilal Tailor" w:date="2022-07-22T06:12:00Z">
                              <w:r w:rsidDel="003C208D">
                                <w:rPr>
                                  <w:rFonts w:ascii="Arial" w:hAnsi="Arial" w:cs="Arial"/>
                                  <w:bCs/>
                                </w:rPr>
                                <w:delText xml:space="preserve">Course </w:delText>
                              </w:r>
                            </w:del>
                            <w:del w:id="103" w:author="Jaishree Kantilal Tailor" w:date="2023-02-04T10:00:00Z">
                              <w:r w:rsidDel="00AE4809">
                                <w:rPr>
                                  <w:rFonts w:ascii="Arial" w:hAnsi="Arial" w:cs="Arial"/>
                                  <w:bCs/>
                                </w:rPr>
                                <w:delText>Owner:</w:delText>
                              </w:r>
                              <w:r w:rsidR="00BE6BF7" w:rsidDel="00AE4809">
                                <w:rPr>
                                  <w:rFonts w:ascii="Arial" w:hAnsi="Arial" w:cs="Arial"/>
                                  <w:bCs/>
                                </w:rPr>
                                <w:delText xml:space="preserve"> Dr. Jaishree Tailor</w:delText>
                              </w:r>
                            </w:del>
                            <w:ins w:id="104" w:author="Jaishree Kantilal Tailor" w:date="2023-02-04T10:00:00Z">
                              <w:r w:rsidR="00AE4809">
                                <w:rPr>
                                  <w:rFonts w:ascii="Arial" w:hAnsi="Arial" w:cs="Arial"/>
                                  <w:bCs/>
                                </w:rPr>
                                <w:t xml:space="preserve">Submitted </w:t>
                              </w:r>
                              <w:r w:rsidR="007124E5">
                                <w:rPr>
                                  <w:rFonts w:ascii="Arial" w:hAnsi="Arial" w:cs="Arial"/>
                                  <w:bCs/>
                                </w:rPr>
                                <w:t>To</w:t>
                              </w:r>
                              <w:r w:rsidR="00AE4809">
                                <w:rPr>
                                  <w:rFonts w:ascii="Arial" w:hAnsi="Arial" w:cs="Arial"/>
                                  <w:bCs/>
                                </w:rPr>
                                <w:t>:</w:t>
                              </w:r>
                              <w:r w:rsidR="007124E5">
                                <w:rPr>
                                  <w:rFonts w:ascii="Arial" w:hAnsi="Arial" w:cs="Arial"/>
                                  <w:bCs/>
                                </w:rPr>
                                <w:t xml:space="preserve"> </w:t>
                              </w:r>
                            </w:ins>
                            <w:ins w:id="105" w:author="Priya" w:date="2023-02-07T09:13:00Z">
                              <w:r w:rsidR="004A003F">
                                <w:rPr>
                                  <w:rFonts w:ascii="Arial" w:hAnsi="Arial" w:cs="Arial"/>
                                  <w:bCs/>
                                </w:rPr>
                                <w:t>Jaishree Tailor</w:t>
                              </w:r>
                            </w:ins>
                            <w:ins w:id="106" w:author="Jaishree Kantilal Tailor" w:date="2023-02-04T12:46:00Z">
                              <w:del w:id="107" w:author="Priya" w:date="2023-02-07T09:13:00Z">
                                <w:r w:rsidR="005C131F" w:rsidDel="004A003F">
                                  <w:rPr>
                                    <w:rFonts w:ascii="Arial" w:hAnsi="Arial" w:cs="Arial"/>
                                    <w:bCs/>
                                  </w:rPr>
                                  <w:delText>&lt;&lt;faculty name&gt;&gt;</w:delText>
                                </w:r>
                              </w:del>
                            </w:ins>
                          </w:p>
                          <w:p w14:paraId="22B37E57" w14:textId="6F9939DA" w:rsidR="007124E5" w:rsidRDefault="00187774" w:rsidP="00963DA6">
                            <w:pPr>
                              <w:rPr>
                                <w:ins w:id="108" w:author="Jaishree Kantilal Tailor" w:date="2023-02-04T10:00:00Z"/>
                                <w:rFonts w:ascii="Arial" w:hAnsi="Arial" w:cs="Arial"/>
                                <w:bCs/>
                              </w:rPr>
                            </w:pPr>
                            <w:ins w:id="109" w:author="Jaishree Kantilal Tailor" w:date="2023-02-04T10:01:00Z">
                              <w:r>
                                <w:rPr>
                                  <w:rFonts w:ascii="Arial" w:hAnsi="Arial" w:cs="Arial"/>
                                  <w:bCs/>
                                </w:rPr>
                                <w:t>Module Faculty (GENESIS Q3 FY 23</w:t>
                              </w:r>
                              <w:r w:rsidR="005B3932">
                                <w:rPr>
                                  <w:rFonts w:ascii="Arial" w:hAnsi="Arial" w:cs="Arial"/>
                                  <w:bCs/>
                                </w:rPr>
                                <w:t>)</w:t>
                              </w:r>
                            </w:ins>
                          </w:p>
                          <w:p w14:paraId="5CA6EDF0" w14:textId="26B27D7F" w:rsidR="00AE4809" w:rsidDel="00187774" w:rsidRDefault="00187774" w:rsidP="00963DA6">
                            <w:pPr>
                              <w:rPr>
                                <w:del w:id="110" w:author="Jaishree Kantilal Tailor" w:date="2023-02-04T10:01:00Z"/>
                                <w:rFonts w:ascii="Arial" w:hAnsi="Arial" w:cs="Arial"/>
                                <w:bCs/>
                              </w:rPr>
                            </w:pPr>
                            <w:ins w:id="111" w:author="Jaishree Kantilal Tailor" w:date="2023-02-04T10:01:00Z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8853267" wp14:editId="0CC6CC65">
                                    <wp:extent cx="2022884" cy="744548"/>
                                    <wp:effectExtent l="0" t="0" r="0" b="0"/>
                                    <wp:docPr id="13" name="Picture 8">
                                      <a:extLst xmlns:a="http://schemas.openxmlformats.org/drawingml/2006/main">
                                        <a:ext uri="{FF2B5EF4-FFF2-40B4-BE49-F238E27FC236}">
                                          <a16:creationId xmlns:a16="http://schemas.microsoft.com/office/drawing/2014/main" id="{6017202D-DC9F-4E81-BE0A-73697D2AD196}"/>
                                        </a:ext>
                                      </a:extLst>
                                    </wp:docPr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" name="Picture 8">
                                              <a:extLst>
                                                <a:ext uri="{FF2B5EF4-FFF2-40B4-BE49-F238E27FC236}">
                                                  <a16:creationId xmlns:a16="http://schemas.microsoft.com/office/drawing/2014/main" id="{6017202D-DC9F-4E81-BE0A-73697D2AD196}"/>
                                                </a:ext>
                                              </a:extLst>
                                            </pic:cNvPr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7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133403" cy="78522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ins>
                          </w:p>
                          <w:p w14:paraId="46956521" w14:textId="14A69EF8" w:rsidR="00EF2B08" w:rsidDel="007E268B" w:rsidRDefault="00EF2B08" w:rsidP="00963DA6">
                            <w:pPr>
                              <w:rPr>
                                <w:del w:id="112" w:author="Jaishree Kantilal Tailor" w:date="2022-07-22T06:13:00Z"/>
                                <w:rFonts w:ascii="Arial" w:hAnsi="Arial" w:cs="Arial"/>
                                <w:bCs/>
                              </w:rPr>
                            </w:pPr>
                            <w:del w:id="113" w:author="Jaishree Kantilal Tailor" w:date="2022-07-22T06:13:00Z">
                              <w:r w:rsidDel="007E268B">
                                <w:rPr>
                                  <w:rFonts w:ascii="Arial" w:hAnsi="Arial" w:cs="Arial"/>
                                  <w:bCs/>
                                </w:rPr>
                                <w:delText>Course Approver:</w:delText>
                              </w:r>
                            </w:del>
                          </w:p>
                          <w:p w14:paraId="6C5588BD" w14:textId="0C45C7CD" w:rsidR="00EF2B08" w:rsidDel="007E268B" w:rsidRDefault="00EF2B08" w:rsidP="00963DA6">
                            <w:pPr>
                              <w:rPr>
                                <w:del w:id="114" w:author="Jaishree Kantilal Tailor" w:date="2022-07-22T06:13:00Z"/>
                                <w:rFonts w:ascii="Arial" w:hAnsi="Arial" w:cs="Arial"/>
                                <w:bCs/>
                              </w:rPr>
                            </w:pPr>
                            <w:del w:id="115" w:author="Jaishree Kantilal Tailor" w:date="2022-07-22T06:13:00Z">
                              <w:r w:rsidDel="007E268B">
                                <w:rPr>
                                  <w:rFonts w:ascii="Arial" w:hAnsi="Arial" w:cs="Arial"/>
                                  <w:bCs/>
                                </w:rPr>
                                <w:delText>Date of Approval:</w:delText>
                              </w:r>
                            </w:del>
                          </w:p>
                          <w:p w14:paraId="286BAE20" w14:textId="77777777" w:rsidR="00EF2B08" w:rsidRDefault="00EF2B08" w:rsidP="00963DA6">
                            <w:pPr>
                              <w:rPr>
                                <w:rFonts w:ascii="Arial" w:hAnsi="Arial" w:cs="Arial"/>
                                <w:iCs/>
                                <w:lang w:val="en-GB"/>
                              </w:rPr>
                            </w:pPr>
                          </w:p>
                          <w:p w14:paraId="4603D804" w14:textId="77777777" w:rsidR="00EF2B08" w:rsidRPr="000F4649" w:rsidRDefault="00EF2B08" w:rsidP="00963DA6">
                            <w:pPr>
                              <w:rPr>
                                <w:rFonts w:ascii="Arial" w:hAnsi="Arial" w:cs="Arial"/>
                                <w:iCs/>
                                <w:lang w:val="en-GB"/>
                              </w:rPr>
                            </w:pPr>
                          </w:p>
                          <w:p w14:paraId="1C82FBDB" w14:textId="77777777" w:rsidR="00EF2B08" w:rsidRPr="000F4649" w:rsidRDefault="00EF2B08" w:rsidP="00417AA7">
                            <w:pPr>
                              <w:rPr>
                                <w:rFonts w:ascii="Arial" w:hAnsi="Arial" w:cs="Arial"/>
                                <w:iCs/>
                                <w:lang w:val="en-GB"/>
                              </w:rPr>
                            </w:pPr>
                          </w:p>
                          <w:p w14:paraId="6804B156" w14:textId="77777777" w:rsidR="00EF2B08" w:rsidRDefault="00EF2B08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1714139A" w14:textId="77777777" w:rsidR="00EF2B08" w:rsidRDefault="00EF2B08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7840A8E0" w14:textId="77777777" w:rsidR="00EF2B08" w:rsidRDefault="00EF2B08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639B8079" w14:textId="77777777" w:rsidR="00EF2B08" w:rsidRDefault="00EF2B08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5F9C9FC3" w14:textId="77777777" w:rsidR="00EF2B08" w:rsidRDefault="00EF2B08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FC6E0" id="Text Box 107" o:spid="_x0000_s1027" style="position:absolute;margin-left:-44.6pt;margin-top:513.75pt;width:311.25pt;height:123pt;z-index:-2516582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743450,31813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" adj="-11796480,,5400" path="m,9525l4743450,,3790950,3181350,,3181350,,9525xe" filled="f" stroked="f" strokeweight=".5pt">
                <v:stroke joinstyle="miter"/>
                <v:formulas/>
                <v:path arrowok="t" o:connecttype="custom" o:connectlocs="0,4677;3952875,0;3159125,1562100;0,1562100;0,4677" o:connectangles="0,0,0,0,0" textboxrect="0,0,4743450,3181350"/>
                <v:textbox>
                  <w:txbxContent>
                    <w:p w14:paraId="7A37A5BE" w14:textId="721CB40C" w:rsidR="00EF2B08" w:rsidDel="00AE4809" w:rsidRDefault="00EF2B08" w:rsidP="00963DA6">
                      <w:pPr>
                        <w:rPr>
                          <w:del w:id="116" w:author="Jaishree Kantilal Tailor" w:date="2023-02-04T10:00:00Z"/>
                          <w:rFonts w:ascii="Arial" w:hAnsi="Arial" w:cs="Arial"/>
                          <w:bCs/>
                        </w:rPr>
                      </w:pPr>
                      <w:del w:id="117" w:author="Jaishree Kantilal Tailor" w:date="2023-02-04T10:00:00Z">
                        <w:r w:rsidDel="00AE4809">
                          <w:rPr>
                            <w:rFonts w:ascii="Arial" w:hAnsi="Arial" w:cs="Arial"/>
                            <w:bCs/>
                          </w:rPr>
                          <w:delText>Version Number:</w:delText>
                        </w:r>
                        <w:r w:rsidR="00BE6BF7" w:rsidDel="00AE4809">
                          <w:rPr>
                            <w:rFonts w:ascii="Arial" w:hAnsi="Arial" w:cs="Arial"/>
                            <w:bCs/>
                          </w:rPr>
                          <w:delText xml:space="preserve"> </w:delText>
                        </w:r>
                      </w:del>
                      <w:del w:id="118" w:author="Jaishree Kantilal Tailor" w:date="2022-07-11T08:53:00Z">
                        <w:r w:rsidR="00BE6BF7" w:rsidDel="00B66787">
                          <w:rPr>
                            <w:rFonts w:ascii="Arial" w:hAnsi="Arial" w:cs="Arial"/>
                            <w:bCs/>
                          </w:rPr>
                          <w:delText>0</w:delText>
                        </w:r>
                      </w:del>
                      <w:del w:id="119" w:author="Jaishree Kantilal Tailor" w:date="2023-02-04T10:00:00Z">
                        <w:r w:rsidR="00BE6BF7" w:rsidDel="00AE4809">
                          <w:rPr>
                            <w:rFonts w:ascii="Arial" w:hAnsi="Arial" w:cs="Arial"/>
                            <w:bCs/>
                          </w:rPr>
                          <w:delText>.</w:delText>
                        </w:r>
                      </w:del>
                      <w:del w:id="120" w:author="Jaishree Kantilal Tailor" w:date="2022-07-11T08:53:00Z">
                        <w:r w:rsidR="00BE6BF7" w:rsidDel="00B66787">
                          <w:rPr>
                            <w:rFonts w:ascii="Arial" w:hAnsi="Arial" w:cs="Arial"/>
                            <w:bCs/>
                          </w:rPr>
                          <w:delText>1</w:delText>
                        </w:r>
                      </w:del>
                    </w:p>
                    <w:p w14:paraId="43DE6A00" w14:textId="0488002A" w:rsidR="00EF2B08" w:rsidRDefault="00EF2B08" w:rsidP="00963DA6">
                      <w:pPr>
                        <w:rPr>
                          <w:ins w:id="121" w:author="Jaishree Kantilal Tailor" w:date="2023-02-04T10:00:00Z"/>
                          <w:rFonts w:ascii="Arial" w:hAnsi="Arial" w:cs="Arial"/>
                          <w:bCs/>
                        </w:rPr>
                      </w:pPr>
                      <w:del w:id="122" w:author="Jaishree Kantilal Tailor" w:date="2022-07-22T06:12:00Z">
                        <w:r w:rsidDel="003C208D">
                          <w:rPr>
                            <w:rFonts w:ascii="Arial" w:hAnsi="Arial" w:cs="Arial"/>
                            <w:bCs/>
                          </w:rPr>
                          <w:delText xml:space="preserve">Course </w:delText>
                        </w:r>
                      </w:del>
                      <w:del w:id="123" w:author="Jaishree Kantilal Tailor" w:date="2023-02-04T10:00:00Z">
                        <w:r w:rsidDel="00AE4809">
                          <w:rPr>
                            <w:rFonts w:ascii="Arial" w:hAnsi="Arial" w:cs="Arial"/>
                            <w:bCs/>
                          </w:rPr>
                          <w:delText>Owner:</w:delText>
                        </w:r>
                        <w:r w:rsidR="00BE6BF7" w:rsidDel="00AE4809">
                          <w:rPr>
                            <w:rFonts w:ascii="Arial" w:hAnsi="Arial" w:cs="Arial"/>
                            <w:bCs/>
                          </w:rPr>
                          <w:delText xml:space="preserve"> Dr. Jaishree Tailor</w:delText>
                        </w:r>
                      </w:del>
                      <w:ins w:id="124" w:author="Jaishree Kantilal Tailor" w:date="2023-02-04T10:00:00Z">
                        <w:r w:rsidR="00AE4809">
                          <w:rPr>
                            <w:rFonts w:ascii="Arial" w:hAnsi="Arial" w:cs="Arial"/>
                            <w:bCs/>
                          </w:rPr>
                          <w:t xml:space="preserve">Submitted </w:t>
                        </w:r>
                        <w:r w:rsidR="007124E5">
                          <w:rPr>
                            <w:rFonts w:ascii="Arial" w:hAnsi="Arial" w:cs="Arial"/>
                            <w:bCs/>
                          </w:rPr>
                          <w:t>To</w:t>
                        </w:r>
                        <w:r w:rsidR="00AE4809">
                          <w:rPr>
                            <w:rFonts w:ascii="Arial" w:hAnsi="Arial" w:cs="Arial"/>
                            <w:bCs/>
                          </w:rPr>
                          <w:t>:</w:t>
                        </w:r>
                        <w:r w:rsidR="007124E5">
                          <w:rPr>
                            <w:rFonts w:ascii="Arial" w:hAnsi="Arial" w:cs="Arial"/>
                            <w:bCs/>
                          </w:rPr>
                          <w:t xml:space="preserve"> </w:t>
                        </w:r>
                      </w:ins>
                      <w:ins w:id="125" w:author="Priya" w:date="2023-02-07T09:13:00Z">
                        <w:r w:rsidR="004A003F">
                          <w:rPr>
                            <w:rFonts w:ascii="Arial" w:hAnsi="Arial" w:cs="Arial"/>
                            <w:bCs/>
                          </w:rPr>
                          <w:t>Jaishree Tailor</w:t>
                        </w:r>
                      </w:ins>
                      <w:ins w:id="126" w:author="Jaishree Kantilal Tailor" w:date="2023-02-04T12:46:00Z">
                        <w:del w:id="127" w:author="Priya" w:date="2023-02-07T09:13:00Z">
                          <w:r w:rsidR="005C131F" w:rsidDel="004A003F">
                            <w:rPr>
                              <w:rFonts w:ascii="Arial" w:hAnsi="Arial" w:cs="Arial"/>
                              <w:bCs/>
                            </w:rPr>
                            <w:delText>&lt;&lt;faculty name&gt;&gt;</w:delText>
                          </w:r>
                        </w:del>
                      </w:ins>
                    </w:p>
                    <w:p w14:paraId="22B37E57" w14:textId="6F9939DA" w:rsidR="007124E5" w:rsidRDefault="00187774" w:rsidP="00963DA6">
                      <w:pPr>
                        <w:rPr>
                          <w:ins w:id="128" w:author="Jaishree Kantilal Tailor" w:date="2023-02-04T10:00:00Z"/>
                          <w:rFonts w:ascii="Arial" w:hAnsi="Arial" w:cs="Arial"/>
                          <w:bCs/>
                        </w:rPr>
                      </w:pPr>
                      <w:ins w:id="129" w:author="Jaishree Kantilal Tailor" w:date="2023-02-04T10:01:00Z">
                        <w:r>
                          <w:rPr>
                            <w:rFonts w:ascii="Arial" w:hAnsi="Arial" w:cs="Arial"/>
                            <w:bCs/>
                          </w:rPr>
                          <w:t>Module Faculty (GENESIS Q3 FY 23</w:t>
                        </w:r>
                        <w:r w:rsidR="005B3932">
                          <w:rPr>
                            <w:rFonts w:ascii="Arial" w:hAnsi="Arial" w:cs="Arial"/>
                            <w:bCs/>
                          </w:rPr>
                          <w:t>)</w:t>
                        </w:r>
                      </w:ins>
                    </w:p>
                    <w:p w14:paraId="5CA6EDF0" w14:textId="26B27D7F" w:rsidR="00AE4809" w:rsidDel="00187774" w:rsidRDefault="00187774" w:rsidP="00963DA6">
                      <w:pPr>
                        <w:rPr>
                          <w:del w:id="130" w:author="Jaishree Kantilal Tailor" w:date="2023-02-04T10:01:00Z"/>
                          <w:rFonts w:ascii="Arial" w:hAnsi="Arial" w:cs="Arial"/>
                          <w:bCs/>
                        </w:rPr>
                      </w:pPr>
                      <w:ins w:id="131" w:author="Jaishree Kantilal Tailor" w:date="2023-02-04T10:01:00Z">
                        <w:r>
                          <w:rPr>
                            <w:noProof/>
                          </w:rPr>
                          <w:drawing>
                            <wp:inline distT="0" distB="0" distL="0" distR="0" wp14:anchorId="28853267" wp14:editId="0CC6CC65">
                              <wp:extent cx="2022884" cy="744548"/>
                              <wp:effectExtent l="0" t="0" r="0" b="0"/>
                              <wp:docPr id="13" name="Picture 8">
                                <a:extLst xmlns:a="http://schemas.openxmlformats.org/drawingml/2006/main">
                                  <a:ext uri="{FF2B5EF4-FFF2-40B4-BE49-F238E27FC236}">
                                    <a16:creationId xmlns:a16="http://schemas.microsoft.com/office/drawing/2014/main" id="{6017202D-DC9F-4E81-BE0A-73697D2AD196}"/>
                                  </a:ext>
                                </a:extLst>
                              </wp:docPr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" name="Picture 8">
                                        <a:extLst>
                                          <a:ext uri="{FF2B5EF4-FFF2-40B4-BE49-F238E27FC236}">
                                            <a16:creationId xmlns:a16="http://schemas.microsoft.com/office/drawing/2014/main" id="{6017202D-DC9F-4E81-BE0A-73697D2AD196}"/>
                                          </a:ext>
                                        </a:extLst>
                                      </pic:cNvPr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133403" cy="78522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ins>
                    </w:p>
                    <w:p w14:paraId="46956521" w14:textId="14A69EF8" w:rsidR="00EF2B08" w:rsidDel="007E268B" w:rsidRDefault="00EF2B08" w:rsidP="00963DA6">
                      <w:pPr>
                        <w:rPr>
                          <w:del w:id="132" w:author="Jaishree Kantilal Tailor" w:date="2022-07-22T06:13:00Z"/>
                          <w:rFonts w:ascii="Arial" w:hAnsi="Arial" w:cs="Arial"/>
                          <w:bCs/>
                        </w:rPr>
                      </w:pPr>
                      <w:del w:id="133" w:author="Jaishree Kantilal Tailor" w:date="2022-07-22T06:13:00Z">
                        <w:r w:rsidDel="007E268B">
                          <w:rPr>
                            <w:rFonts w:ascii="Arial" w:hAnsi="Arial" w:cs="Arial"/>
                            <w:bCs/>
                          </w:rPr>
                          <w:delText>Course Approver:</w:delText>
                        </w:r>
                      </w:del>
                    </w:p>
                    <w:p w14:paraId="6C5588BD" w14:textId="0C45C7CD" w:rsidR="00EF2B08" w:rsidDel="007E268B" w:rsidRDefault="00EF2B08" w:rsidP="00963DA6">
                      <w:pPr>
                        <w:rPr>
                          <w:del w:id="134" w:author="Jaishree Kantilal Tailor" w:date="2022-07-22T06:13:00Z"/>
                          <w:rFonts w:ascii="Arial" w:hAnsi="Arial" w:cs="Arial"/>
                          <w:bCs/>
                        </w:rPr>
                      </w:pPr>
                      <w:del w:id="135" w:author="Jaishree Kantilal Tailor" w:date="2022-07-22T06:13:00Z">
                        <w:r w:rsidDel="007E268B">
                          <w:rPr>
                            <w:rFonts w:ascii="Arial" w:hAnsi="Arial" w:cs="Arial"/>
                            <w:bCs/>
                          </w:rPr>
                          <w:delText>Date of Approval:</w:delText>
                        </w:r>
                      </w:del>
                    </w:p>
                    <w:p w14:paraId="286BAE20" w14:textId="77777777" w:rsidR="00EF2B08" w:rsidRDefault="00EF2B08" w:rsidP="00963DA6">
                      <w:pPr>
                        <w:rPr>
                          <w:rFonts w:ascii="Arial" w:hAnsi="Arial" w:cs="Arial"/>
                          <w:iCs/>
                          <w:lang w:val="en-GB"/>
                        </w:rPr>
                      </w:pPr>
                    </w:p>
                    <w:p w14:paraId="4603D804" w14:textId="77777777" w:rsidR="00EF2B08" w:rsidRPr="000F4649" w:rsidRDefault="00EF2B08" w:rsidP="00963DA6">
                      <w:pPr>
                        <w:rPr>
                          <w:rFonts w:ascii="Arial" w:hAnsi="Arial" w:cs="Arial"/>
                          <w:iCs/>
                          <w:lang w:val="en-GB"/>
                        </w:rPr>
                      </w:pPr>
                    </w:p>
                    <w:p w14:paraId="1C82FBDB" w14:textId="77777777" w:rsidR="00EF2B08" w:rsidRPr="000F4649" w:rsidRDefault="00EF2B08" w:rsidP="00417AA7">
                      <w:pPr>
                        <w:rPr>
                          <w:rFonts w:ascii="Arial" w:hAnsi="Arial" w:cs="Arial"/>
                          <w:iCs/>
                          <w:lang w:val="en-GB"/>
                        </w:rPr>
                      </w:pPr>
                    </w:p>
                    <w:p w14:paraId="6804B156" w14:textId="77777777" w:rsidR="00EF2B08" w:rsidRDefault="00EF2B08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1714139A" w14:textId="77777777" w:rsidR="00EF2B08" w:rsidRDefault="00EF2B08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7840A8E0" w14:textId="77777777" w:rsidR="00EF2B08" w:rsidRDefault="00EF2B08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639B8079" w14:textId="77777777" w:rsidR="00EF2B08" w:rsidRDefault="00EF2B08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5F9C9FC3" w14:textId="77777777" w:rsidR="00EF2B08" w:rsidRDefault="00EF2B08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del w:id="136" w:author="Jaishree Kantilal Tailor" w:date="2022-12-15T15:56:00Z">
        <w:r w:rsidR="00860730" w:rsidRPr="0013008B" w:rsidDel="00AF451F">
          <w:rPr>
            <w:rFonts w:asciiTheme="minorHAnsi" w:hAnsiTheme="minorHAnsi" w:cstheme="minorHAnsi"/>
            <w:noProof/>
            <w:lang w:bidi="ar-SA"/>
          </w:rPr>
          <w:drawing>
            <wp:anchor distT="0" distB="0" distL="114300" distR="114300" simplePos="0" relativeHeight="251658245" behindDoc="1" locked="0" layoutInCell="1" allowOverlap="1" wp14:anchorId="70BF1123" wp14:editId="34909D4A">
              <wp:simplePos x="0" y="0"/>
              <wp:positionH relativeFrom="margin">
                <wp:posOffset>1301750</wp:posOffset>
              </wp:positionH>
              <wp:positionV relativeFrom="paragraph">
                <wp:posOffset>1194435</wp:posOffset>
              </wp:positionV>
              <wp:extent cx="2813050" cy="1011555"/>
              <wp:effectExtent l="0" t="0" r="6350" b="0"/>
              <wp:wrapTight wrapText="bothSides">
                <wp:wrapPolygon edited="0">
                  <wp:start x="0" y="0"/>
                  <wp:lineTo x="0" y="21153"/>
                  <wp:lineTo x="21502" y="21153"/>
                  <wp:lineTo x="21502" y="0"/>
                  <wp:lineTo x="0" y="0"/>
                </wp:wrapPolygon>
              </wp:wrapTight>
              <wp:docPr id="3" name="Picture 3" descr="C:\Users\40009886\AppData\Local\Microsoft\Windows\INetCache\Content.Word\GEA_mnemonic_A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 descr="C:\Users\40009886\AppData\Local\Microsoft\Windows\INetCache\Content.Word\GEA_mnemonic_A.JPG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24692" b="24427"/>
                      <a:stretch/>
                    </pic:blipFill>
                    <pic:spPr bwMode="auto">
                      <a:xfrm>
                        <a:off x="0" y="0"/>
                        <a:ext cx="2813050" cy="10115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anchor>
          </w:drawing>
        </w:r>
      </w:del>
      <w:r w:rsidR="00963DA6" w:rsidRPr="0013008B">
        <w:rPr>
          <w:rFonts w:asciiTheme="minorHAnsi" w:hAnsiTheme="minorHAnsi" w:cstheme="minorHAnsi"/>
        </w:rPr>
        <w:br w:type="page"/>
      </w:r>
    </w:p>
    <w:p w14:paraId="2B399F61" w14:textId="2E37B3EE" w:rsidR="00A001D3" w:rsidRPr="0013008B" w:rsidDel="0048094C" w:rsidRDefault="00713D7E">
      <w:pPr>
        <w:ind w:firstLine="0"/>
        <w:rPr>
          <w:del w:id="137" w:author="Jaishree Kantilal Tailor" w:date="2022-07-14T15:45:00Z"/>
          <w:rStyle w:val="Strong"/>
          <w:rFonts w:asciiTheme="minorHAnsi" w:hAnsiTheme="minorHAnsi" w:cstheme="minorHAnsi"/>
          <w:sz w:val="32"/>
        </w:rPr>
      </w:pPr>
      <w:del w:id="138" w:author="Jaishree Kantilal Tailor" w:date="2022-07-14T15:45:00Z">
        <w:r w:rsidRPr="0013008B" w:rsidDel="0048094C">
          <w:rPr>
            <w:rFonts w:asciiTheme="minorHAnsi" w:hAnsiTheme="minorHAnsi" w:cstheme="minorHAnsi"/>
            <w:noProof/>
            <w:lang w:bidi="ar-SA"/>
          </w:rPr>
          <w:lastRenderedPageBreak/>
          <mc:AlternateContent>
            <mc:Choice Requires="wps">
              <w:drawing>
                <wp:anchor distT="0" distB="0" distL="114300" distR="114300" simplePos="0" relativeHeight="251658246" behindDoc="1" locked="0" layoutInCell="1" allowOverlap="1" wp14:anchorId="746D8079" wp14:editId="18713CF4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-212725</wp:posOffset>
                  </wp:positionV>
                  <wp:extent cx="3952875" cy="850900"/>
                  <wp:effectExtent l="0" t="0" r="0" b="0"/>
                  <wp:wrapTight wrapText="bothSides">
                    <wp:wrapPolygon edited="0">
                      <wp:start x="312" y="0"/>
                      <wp:lineTo x="312" y="21278"/>
                      <wp:lineTo x="21236" y="21278"/>
                      <wp:lineTo x="21236" y="0"/>
                      <wp:lineTo x="312" y="0"/>
                    </wp:wrapPolygon>
                  </wp:wrapTight>
                  <wp:docPr id="107" name="Text Box 10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/>
                        </wps:cNvSpPr>
                        <wps:spPr>
                          <a:xfrm>
                            <a:off x="0" y="0"/>
                            <a:ext cx="3952875" cy="850900"/>
                          </a:xfrm>
                          <a:custGeom>
                            <a:avLst/>
                            <a:gdLst>
                              <a:gd name="connsiteX0" fmla="*/ 0 w 4324350"/>
                              <a:gd name="connsiteY0" fmla="*/ 0 h 3171825"/>
                              <a:gd name="connsiteX1" fmla="*/ 4324350 w 4324350"/>
                              <a:gd name="connsiteY1" fmla="*/ 0 h 3171825"/>
                              <a:gd name="connsiteX2" fmla="*/ 4324350 w 4324350"/>
                              <a:gd name="connsiteY2" fmla="*/ 3171825 h 3171825"/>
                              <a:gd name="connsiteX3" fmla="*/ 0 w 4324350"/>
                              <a:gd name="connsiteY3" fmla="*/ 3171825 h 3171825"/>
                              <a:gd name="connsiteX4" fmla="*/ 0 w 4324350"/>
                              <a:gd name="connsiteY4" fmla="*/ 0 h 3171825"/>
                              <a:gd name="connsiteX0" fmla="*/ 0 w 4743450"/>
                              <a:gd name="connsiteY0" fmla="*/ 9525 h 3181350"/>
                              <a:gd name="connsiteX1" fmla="*/ 4743450 w 4743450"/>
                              <a:gd name="connsiteY1" fmla="*/ 0 h 3181350"/>
                              <a:gd name="connsiteX2" fmla="*/ 4324350 w 4743450"/>
                              <a:gd name="connsiteY2" fmla="*/ 3181350 h 3181350"/>
                              <a:gd name="connsiteX3" fmla="*/ 0 w 4743450"/>
                              <a:gd name="connsiteY3" fmla="*/ 3181350 h 3181350"/>
                              <a:gd name="connsiteX4" fmla="*/ 0 w 4743450"/>
                              <a:gd name="connsiteY4" fmla="*/ 9525 h 3181350"/>
                              <a:gd name="connsiteX0" fmla="*/ 0 w 4743450"/>
                              <a:gd name="connsiteY0" fmla="*/ 9525 h 3181350"/>
                              <a:gd name="connsiteX1" fmla="*/ 4743450 w 4743450"/>
                              <a:gd name="connsiteY1" fmla="*/ 0 h 3181350"/>
                              <a:gd name="connsiteX2" fmla="*/ 3790950 w 4743450"/>
                              <a:gd name="connsiteY2" fmla="*/ 3181350 h 3181350"/>
                              <a:gd name="connsiteX3" fmla="*/ 0 w 4743450"/>
                              <a:gd name="connsiteY3" fmla="*/ 3181350 h 3181350"/>
                              <a:gd name="connsiteX4" fmla="*/ 0 w 4743450"/>
                              <a:gd name="connsiteY4" fmla="*/ 9525 h 31813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743450" h="3181350">
                                <a:moveTo>
                                  <a:pt x="0" y="9525"/>
                                </a:moveTo>
                                <a:lnTo>
                                  <a:pt x="4743450" y="0"/>
                                </a:lnTo>
                                <a:lnTo>
                                  <a:pt x="3790950" y="3181350"/>
                                </a:lnTo>
                                <a:lnTo>
                                  <a:pt x="0" y="3181350"/>
                                </a:lnTo>
                                <a:lnTo>
                                  <a:pt x="0" y="95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51E791" w14:textId="5014D024" w:rsidR="00A001D3" w:rsidRPr="007E4453" w:rsidRDefault="00A001D3" w:rsidP="00A001D3">
                              <w:pPr>
                                <w:rPr>
                                  <w:rFonts w:ascii="Arial" w:hAnsi="Arial" w:cs="Arial"/>
                                  <w:sz w:val="20"/>
                                  <w:szCs w:val="24"/>
                                  <w:lang w:bidi="ar-SA"/>
                                </w:rPr>
                              </w:pPr>
                              <w:r w:rsidRPr="007E4453">
                                <w:rPr>
                                  <w:rFonts w:ascii="Arial" w:hAnsi="Arial" w:cs="Arial"/>
                                  <w:sz w:val="20"/>
                                  <w:szCs w:val="24"/>
                                  <w:lang w:bidi="ar-SA"/>
                                </w:rPr>
                                <w:t xml:space="preserve">Version </w:t>
                              </w:r>
                              <w:r w:rsidR="001B1D21">
                                <w:rPr>
                                  <w:rFonts w:ascii="Arial" w:hAnsi="Arial" w:cs="Arial"/>
                                  <w:sz w:val="20"/>
                                  <w:szCs w:val="24"/>
                                  <w:lang w:bidi="ar-SA"/>
                                </w:rPr>
                                <w:t xml:space="preserve">Number: </w:t>
                              </w:r>
                              <w:ins w:id="139" w:author="Jaishree Kantilal Tailor" w:date="2022-07-11T08:53:00Z">
                                <w:r w:rsidR="00B66787">
                                  <w:rPr>
                                    <w:rFonts w:ascii="Arial" w:hAnsi="Arial" w:cs="Arial"/>
                                    <w:sz w:val="20"/>
                                    <w:szCs w:val="24"/>
                                    <w:lang w:bidi="ar-SA"/>
                                  </w:rPr>
                                  <w:t>1</w:t>
                                </w:r>
                              </w:ins>
                              <w:del w:id="140" w:author="Jaishree Kantilal Tailor" w:date="2022-07-11T08:53:00Z">
                                <w:r w:rsidR="001B1D21" w:rsidDel="00B66787">
                                  <w:rPr>
                                    <w:rFonts w:ascii="Arial" w:hAnsi="Arial" w:cs="Arial"/>
                                    <w:sz w:val="20"/>
                                    <w:szCs w:val="24"/>
                                    <w:lang w:bidi="ar-SA"/>
                                  </w:rPr>
                                  <w:delText>0</w:delText>
                                </w:r>
                              </w:del>
                              <w:r w:rsidR="001B1D21">
                                <w:rPr>
                                  <w:rFonts w:ascii="Arial" w:hAnsi="Arial" w:cs="Arial"/>
                                  <w:sz w:val="20"/>
                                  <w:szCs w:val="24"/>
                                  <w:lang w:bidi="ar-SA"/>
                                </w:rPr>
                                <w:t>.</w:t>
                              </w:r>
                              <w:del w:id="141" w:author="Jaishree Kantilal Tailor" w:date="2022-07-11T08:53:00Z">
                                <w:r w:rsidR="001B1D21" w:rsidDel="00B66787">
                                  <w:rPr>
                                    <w:rFonts w:ascii="Arial" w:hAnsi="Arial" w:cs="Arial"/>
                                    <w:sz w:val="20"/>
                                    <w:szCs w:val="24"/>
                                    <w:lang w:bidi="ar-SA"/>
                                  </w:rPr>
                                  <w:delText>1</w:delText>
                                </w:r>
                              </w:del>
                              <w:ins w:id="142" w:author="Jaishree Kantilal Tailor" w:date="2022-07-11T08:53:00Z">
                                <w:r w:rsidR="00B66787">
                                  <w:rPr>
                                    <w:rFonts w:ascii="Arial" w:hAnsi="Arial" w:cs="Arial"/>
                                    <w:sz w:val="20"/>
                                    <w:szCs w:val="24"/>
                                    <w:lang w:bidi="ar-SA"/>
                                  </w:rPr>
                                  <w:t>0</w:t>
                                </w:r>
                              </w:ins>
                            </w:p>
                            <w:p w14:paraId="3D2D67EA" w14:textId="73435B02" w:rsidR="00A001D3" w:rsidRPr="007E4453" w:rsidRDefault="00A001D3" w:rsidP="00A001D3">
                              <w:pPr>
                                <w:rPr>
                                  <w:rFonts w:ascii="Arial" w:hAnsi="Arial" w:cs="Arial"/>
                                  <w:sz w:val="20"/>
                                  <w:szCs w:val="24"/>
                                  <w:lang w:bidi="ar-SA"/>
                                </w:rPr>
                              </w:pPr>
                              <w:r w:rsidRPr="007E4453">
                                <w:rPr>
                                  <w:rFonts w:ascii="Arial" w:hAnsi="Arial" w:cs="Arial"/>
                                  <w:sz w:val="20"/>
                                  <w:szCs w:val="24"/>
                                  <w:lang w:bidi="ar-SA"/>
                                </w:rPr>
                                <w:t xml:space="preserve">Course Owner: </w:t>
                              </w:r>
                              <w:r w:rsidR="00BE6BF7">
                                <w:rPr>
                                  <w:rFonts w:ascii="Arial" w:hAnsi="Arial" w:cs="Arial"/>
                                  <w:sz w:val="20"/>
                                  <w:szCs w:val="24"/>
                                  <w:lang w:bidi="ar-SA"/>
                                </w:rPr>
                                <w:t>Jaishree</w:t>
                              </w:r>
                            </w:p>
                            <w:p w14:paraId="11F8455E" w14:textId="446B7A3A" w:rsidR="00A001D3" w:rsidRPr="007E4453" w:rsidRDefault="00A001D3" w:rsidP="00A001D3">
                              <w:pPr>
                                <w:rPr>
                                  <w:rFonts w:ascii="Arial" w:hAnsi="Arial" w:cs="Arial"/>
                                  <w:sz w:val="20"/>
                                  <w:szCs w:val="24"/>
                                  <w:lang w:bidi="ar-SA"/>
                                </w:rPr>
                              </w:pPr>
                              <w:r w:rsidRPr="007E4453">
                                <w:rPr>
                                  <w:rFonts w:ascii="Arial" w:hAnsi="Arial" w:cs="Arial"/>
                                  <w:sz w:val="20"/>
                                  <w:szCs w:val="24"/>
                                  <w:lang w:bidi="ar-SA"/>
                                </w:rPr>
                                <w:t xml:space="preserve">Course Approver: </w:t>
                              </w:r>
                              <w:ins w:id="143" w:author="Jaishree Kantilal Tailor" w:date="2022-07-01T07:21:00Z">
                                <w:r w:rsidR="004B1683">
                                  <w:rPr>
                                    <w:rFonts w:ascii="Arial" w:hAnsi="Arial" w:cs="Arial"/>
                                    <w:sz w:val="20"/>
                                    <w:szCs w:val="24"/>
                                    <w:lang w:bidi="ar-SA"/>
                                  </w:rPr>
                                  <w:t>Prithvi Sekhar</w:t>
                                </w:r>
                              </w:ins>
                            </w:p>
                            <w:p w14:paraId="7C89D3F4" w14:textId="7E955B7D" w:rsidR="00A001D3" w:rsidRPr="007E4453" w:rsidRDefault="00A001D3" w:rsidP="00A001D3">
                              <w:pPr>
                                <w:rPr>
                                  <w:rFonts w:ascii="Arial" w:hAnsi="Arial" w:cs="Arial"/>
                                  <w:sz w:val="20"/>
                                  <w:szCs w:val="24"/>
                                  <w:lang w:bidi="ar-SA"/>
                                </w:rPr>
                              </w:pPr>
                              <w:r w:rsidRPr="007E4453">
                                <w:rPr>
                                  <w:rFonts w:ascii="Arial" w:hAnsi="Arial" w:cs="Arial"/>
                                  <w:sz w:val="20"/>
                                  <w:szCs w:val="24"/>
                                  <w:lang w:bidi="ar-SA"/>
                                </w:rPr>
                                <w:t xml:space="preserve">Date of Approval: </w:t>
                              </w:r>
                              <w:ins w:id="144" w:author="Jaishree Kantilal Tailor" w:date="2022-07-01T07:52:00Z">
                                <w:r w:rsidR="00D54398">
                                  <w:rPr>
                                    <w:rFonts w:ascii="Arial" w:hAnsi="Arial" w:cs="Arial"/>
                                    <w:sz w:val="20"/>
                                    <w:szCs w:val="24"/>
                                    <w:lang w:bidi="ar-SA"/>
                                  </w:rPr>
                                  <w:t>01</w:t>
                                </w:r>
                              </w:ins>
                              <w:ins w:id="145" w:author="Jaishree Kantilal Tailor" w:date="2022-06-24T14:50:00Z">
                                <w:r w:rsidR="00EA7F07">
                                  <w:rPr>
                                    <w:rFonts w:ascii="Arial" w:hAnsi="Arial" w:cs="Arial"/>
                                    <w:sz w:val="20"/>
                                    <w:szCs w:val="24"/>
                                    <w:lang w:bidi="ar-SA"/>
                                  </w:rPr>
                                  <w:t>-0</w:t>
                                </w:r>
                              </w:ins>
                              <w:ins w:id="146" w:author="Jaishree Kantilal Tailor" w:date="2022-07-01T07:52:00Z">
                                <w:r w:rsidR="00D54398">
                                  <w:rPr>
                                    <w:rFonts w:ascii="Arial" w:hAnsi="Arial" w:cs="Arial"/>
                                    <w:sz w:val="20"/>
                                    <w:szCs w:val="24"/>
                                    <w:lang w:bidi="ar-SA"/>
                                  </w:rPr>
                                  <w:t>7</w:t>
                                </w:r>
                              </w:ins>
                              <w:ins w:id="147" w:author="Jaishree Kantilal Tailor" w:date="2022-06-24T14:50:00Z">
                                <w:r w:rsidR="00EA7F07">
                                  <w:rPr>
                                    <w:rFonts w:ascii="Arial" w:hAnsi="Arial" w:cs="Arial"/>
                                    <w:sz w:val="20"/>
                                    <w:szCs w:val="24"/>
                                    <w:lang w:bidi="ar-SA"/>
                                  </w:rPr>
                                  <w:t>-2022</w:t>
                                </w:r>
                              </w:ins>
                            </w:p>
                            <w:p w14:paraId="4E95294E" w14:textId="77777777" w:rsidR="00A001D3" w:rsidRDefault="00A001D3" w:rsidP="00A001D3">
                              <w:pPr>
                                <w:rPr>
                                  <w:rFonts w:ascii="Arial" w:hAnsi="Arial" w:cs="Arial"/>
                                  <w:bCs/>
                                </w:rPr>
                              </w:pPr>
                            </w:p>
                            <w:p w14:paraId="4B5E844E" w14:textId="77777777" w:rsidR="00A001D3" w:rsidRDefault="00A001D3" w:rsidP="00A001D3">
                              <w:pPr>
                                <w:rPr>
                                  <w:rFonts w:ascii="Arial" w:hAnsi="Arial" w:cs="Arial"/>
                                  <w:bCs/>
                                </w:rPr>
                              </w:pPr>
                            </w:p>
                            <w:p w14:paraId="04067E8E" w14:textId="77777777" w:rsidR="00A001D3" w:rsidRDefault="00A001D3" w:rsidP="00A001D3">
                              <w:pPr>
                                <w:rPr>
                                  <w:rFonts w:ascii="Arial" w:hAnsi="Arial" w:cs="Arial"/>
                                  <w:iCs/>
                                  <w:lang w:val="en-GB"/>
                                </w:rPr>
                              </w:pPr>
                            </w:p>
                            <w:p w14:paraId="0831B560" w14:textId="77777777" w:rsidR="00A001D3" w:rsidRPr="000F4649" w:rsidRDefault="00A001D3" w:rsidP="00A001D3">
                              <w:pPr>
                                <w:rPr>
                                  <w:rFonts w:ascii="Arial" w:hAnsi="Arial" w:cs="Arial"/>
                                  <w:iCs/>
                                  <w:lang w:val="en-GB"/>
                                </w:rPr>
                              </w:pPr>
                            </w:p>
                            <w:p w14:paraId="7607E8A8" w14:textId="77777777" w:rsidR="00A001D3" w:rsidRPr="000F4649" w:rsidRDefault="00A001D3" w:rsidP="00A001D3">
                              <w:pPr>
                                <w:rPr>
                                  <w:rFonts w:ascii="Arial" w:hAnsi="Arial" w:cs="Arial"/>
                                  <w:iCs/>
                                  <w:lang w:val="en-GB"/>
                                </w:rPr>
                              </w:pPr>
                            </w:p>
                            <w:p w14:paraId="28756B7F" w14:textId="77777777" w:rsidR="00A001D3" w:rsidRDefault="00A001D3" w:rsidP="00A001D3">
                              <w:pPr>
                                <w:pStyle w:val="CommentText"/>
                                <w:ind w:left="360" w:firstLine="0"/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3BA9A15B" w14:textId="77777777" w:rsidR="00A001D3" w:rsidRDefault="00A001D3" w:rsidP="00A001D3">
                              <w:pPr>
                                <w:pStyle w:val="CommentText"/>
                                <w:ind w:left="360" w:firstLine="0"/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759FFF11" w14:textId="77777777" w:rsidR="00A001D3" w:rsidRDefault="00A001D3" w:rsidP="00A001D3">
                              <w:pPr>
                                <w:pStyle w:val="CommentText"/>
                                <w:ind w:left="360" w:firstLine="0"/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1609154E" w14:textId="77777777" w:rsidR="00A001D3" w:rsidRDefault="00A001D3" w:rsidP="00A001D3">
                              <w:pPr>
                                <w:pStyle w:val="CommentText"/>
                                <w:ind w:left="360" w:firstLine="0"/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75831AFD" w14:textId="77777777" w:rsidR="00A001D3" w:rsidRDefault="00A001D3" w:rsidP="00A001D3">
                              <w:pPr>
                                <w:pStyle w:val="CommentText"/>
                                <w:ind w:left="360" w:firstLine="0"/>
                                <w:rPr>
                                  <w:rFonts w:ascii="Arial" w:hAnsi="Arial" w:cs="Arial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746D8079" id="_x0000_s1028" style="position:absolute;margin-left:-.25pt;margin-top:-16.75pt;width:311.25pt;height:67pt;z-index:-25165823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743450,31813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" adj="-11796480,,5400" path="m,9525l4743450,,3790950,3181350,,3181350,,9525xe" filled="f" stroked="f" strokeweight=".5pt">
                  <v:stroke joinstyle="miter"/>
                  <v:formulas/>
                  <v:path arrowok="t" o:connecttype="custom" o:connectlocs="0,2548;3952875,0;3159125,850900;0,850900;0,2548" o:connectangles="0,0,0,0,0" textboxrect="0,0,4743450,3181350"/>
                  <v:textbox>
                    <w:txbxContent>
                      <w:p w14:paraId="0C51E791" w14:textId="5014D024" w:rsidR="00A001D3" w:rsidRPr="007E4453" w:rsidRDefault="00A001D3" w:rsidP="00A001D3">
                        <w:pPr>
                          <w:rPr>
                            <w:rFonts w:ascii="Arial" w:hAnsi="Arial" w:cs="Arial"/>
                            <w:sz w:val="20"/>
                            <w:szCs w:val="24"/>
                            <w:lang w:bidi="ar-SA"/>
                          </w:rPr>
                        </w:pPr>
                        <w:r w:rsidRPr="007E4453">
                          <w:rPr>
                            <w:rFonts w:ascii="Arial" w:hAnsi="Arial" w:cs="Arial"/>
                            <w:sz w:val="20"/>
                            <w:szCs w:val="24"/>
                            <w:lang w:bidi="ar-SA"/>
                          </w:rPr>
                          <w:t xml:space="preserve">Version </w:t>
                        </w:r>
                        <w:r w:rsidR="001B1D21">
                          <w:rPr>
                            <w:rFonts w:ascii="Arial" w:hAnsi="Arial" w:cs="Arial"/>
                            <w:sz w:val="20"/>
                            <w:szCs w:val="24"/>
                            <w:lang w:bidi="ar-SA"/>
                          </w:rPr>
                          <w:t xml:space="preserve">Number: </w:t>
                        </w:r>
                        <w:ins w:id="148" w:author="Jaishree Kantilal Tailor" w:date="2022-07-11T08:53:00Z">
                          <w:r w:rsidR="00B66787">
                            <w:rPr>
                              <w:rFonts w:ascii="Arial" w:hAnsi="Arial" w:cs="Arial"/>
                              <w:sz w:val="20"/>
                              <w:szCs w:val="24"/>
                              <w:lang w:bidi="ar-SA"/>
                            </w:rPr>
                            <w:t>1</w:t>
                          </w:r>
                        </w:ins>
                        <w:del w:id="149" w:author="Jaishree Kantilal Tailor" w:date="2022-07-11T08:53:00Z">
                          <w:r w:rsidR="001B1D21" w:rsidDel="00B66787">
                            <w:rPr>
                              <w:rFonts w:ascii="Arial" w:hAnsi="Arial" w:cs="Arial"/>
                              <w:sz w:val="20"/>
                              <w:szCs w:val="24"/>
                              <w:lang w:bidi="ar-SA"/>
                            </w:rPr>
                            <w:delText>0</w:delText>
                          </w:r>
                        </w:del>
                        <w:r w:rsidR="001B1D21">
                          <w:rPr>
                            <w:rFonts w:ascii="Arial" w:hAnsi="Arial" w:cs="Arial"/>
                            <w:sz w:val="20"/>
                            <w:szCs w:val="24"/>
                            <w:lang w:bidi="ar-SA"/>
                          </w:rPr>
                          <w:t>.</w:t>
                        </w:r>
                        <w:del w:id="150" w:author="Jaishree Kantilal Tailor" w:date="2022-07-11T08:53:00Z">
                          <w:r w:rsidR="001B1D21" w:rsidDel="00B66787">
                            <w:rPr>
                              <w:rFonts w:ascii="Arial" w:hAnsi="Arial" w:cs="Arial"/>
                              <w:sz w:val="20"/>
                              <w:szCs w:val="24"/>
                              <w:lang w:bidi="ar-SA"/>
                            </w:rPr>
                            <w:delText>1</w:delText>
                          </w:r>
                        </w:del>
                        <w:ins w:id="151" w:author="Jaishree Kantilal Tailor" w:date="2022-07-11T08:53:00Z">
                          <w:r w:rsidR="00B66787">
                            <w:rPr>
                              <w:rFonts w:ascii="Arial" w:hAnsi="Arial" w:cs="Arial"/>
                              <w:sz w:val="20"/>
                              <w:szCs w:val="24"/>
                              <w:lang w:bidi="ar-SA"/>
                            </w:rPr>
                            <w:t>0</w:t>
                          </w:r>
                        </w:ins>
                      </w:p>
                      <w:p w14:paraId="3D2D67EA" w14:textId="73435B02" w:rsidR="00A001D3" w:rsidRPr="007E4453" w:rsidRDefault="00A001D3" w:rsidP="00A001D3">
                        <w:pPr>
                          <w:rPr>
                            <w:rFonts w:ascii="Arial" w:hAnsi="Arial" w:cs="Arial"/>
                            <w:sz w:val="20"/>
                            <w:szCs w:val="24"/>
                            <w:lang w:bidi="ar-SA"/>
                          </w:rPr>
                        </w:pPr>
                        <w:r w:rsidRPr="007E4453">
                          <w:rPr>
                            <w:rFonts w:ascii="Arial" w:hAnsi="Arial" w:cs="Arial"/>
                            <w:sz w:val="20"/>
                            <w:szCs w:val="24"/>
                            <w:lang w:bidi="ar-SA"/>
                          </w:rPr>
                          <w:t xml:space="preserve">Course Owner: </w:t>
                        </w:r>
                        <w:r w:rsidR="00BE6BF7">
                          <w:rPr>
                            <w:rFonts w:ascii="Arial" w:hAnsi="Arial" w:cs="Arial"/>
                            <w:sz w:val="20"/>
                            <w:szCs w:val="24"/>
                            <w:lang w:bidi="ar-SA"/>
                          </w:rPr>
                          <w:t>Jaishree</w:t>
                        </w:r>
                      </w:p>
                      <w:p w14:paraId="11F8455E" w14:textId="446B7A3A" w:rsidR="00A001D3" w:rsidRPr="007E4453" w:rsidRDefault="00A001D3" w:rsidP="00A001D3">
                        <w:pPr>
                          <w:rPr>
                            <w:rFonts w:ascii="Arial" w:hAnsi="Arial" w:cs="Arial"/>
                            <w:sz w:val="20"/>
                            <w:szCs w:val="24"/>
                            <w:lang w:bidi="ar-SA"/>
                          </w:rPr>
                        </w:pPr>
                        <w:r w:rsidRPr="007E4453">
                          <w:rPr>
                            <w:rFonts w:ascii="Arial" w:hAnsi="Arial" w:cs="Arial"/>
                            <w:sz w:val="20"/>
                            <w:szCs w:val="24"/>
                            <w:lang w:bidi="ar-SA"/>
                          </w:rPr>
                          <w:t xml:space="preserve">Course Approver: </w:t>
                        </w:r>
                        <w:ins w:id="152" w:author="Jaishree Kantilal Tailor" w:date="2022-07-01T07:21:00Z">
                          <w:r w:rsidR="004B1683">
                            <w:rPr>
                              <w:rFonts w:ascii="Arial" w:hAnsi="Arial" w:cs="Arial"/>
                              <w:sz w:val="20"/>
                              <w:szCs w:val="24"/>
                              <w:lang w:bidi="ar-SA"/>
                            </w:rPr>
                            <w:t>Prithvi Sekhar</w:t>
                          </w:r>
                        </w:ins>
                      </w:p>
                      <w:p w14:paraId="7C89D3F4" w14:textId="7E955B7D" w:rsidR="00A001D3" w:rsidRPr="007E4453" w:rsidRDefault="00A001D3" w:rsidP="00A001D3">
                        <w:pPr>
                          <w:rPr>
                            <w:rFonts w:ascii="Arial" w:hAnsi="Arial" w:cs="Arial"/>
                            <w:sz w:val="20"/>
                            <w:szCs w:val="24"/>
                            <w:lang w:bidi="ar-SA"/>
                          </w:rPr>
                        </w:pPr>
                        <w:r w:rsidRPr="007E4453">
                          <w:rPr>
                            <w:rFonts w:ascii="Arial" w:hAnsi="Arial" w:cs="Arial"/>
                            <w:sz w:val="20"/>
                            <w:szCs w:val="24"/>
                            <w:lang w:bidi="ar-SA"/>
                          </w:rPr>
                          <w:t xml:space="preserve">Date of Approval: </w:t>
                        </w:r>
                        <w:ins w:id="153" w:author="Jaishree Kantilal Tailor" w:date="2022-07-01T07:52:00Z">
                          <w:r w:rsidR="00D54398">
                            <w:rPr>
                              <w:rFonts w:ascii="Arial" w:hAnsi="Arial" w:cs="Arial"/>
                              <w:sz w:val="20"/>
                              <w:szCs w:val="24"/>
                              <w:lang w:bidi="ar-SA"/>
                            </w:rPr>
                            <w:t>01</w:t>
                          </w:r>
                        </w:ins>
                        <w:ins w:id="154" w:author="Jaishree Kantilal Tailor" w:date="2022-06-24T14:50:00Z">
                          <w:r w:rsidR="00EA7F07">
                            <w:rPr>
                              <w:rFonts w:ascii="Arial" w:hAnsi="Arial" w:cs="Arial"/>
                              <w:sz w:val="20"/>
                              <w:szCs w:val="24"/>
                              <w:lang w:bidi="ar-SA"/>
                            </w:rPr>
                            <w:t>-0</w:t>
                          </w:r>
                        </w:ins>
                        <w:ins w:id="155" w:author="Jaishree Kantilal Tailor" w:date="2022-07-01T07:52:00Z">
                          <w:r w:rsidR="00D54398">
                            <w:rPr>
                              <w:rFonts w:ascii="Arial" w:hAnsi="Arial" w:cs="Arial"/>
                              <w:sz w:val="20"/>
                              <w:szCs w:val="24"/>
                              <w:lang w:bidi="ar-SA"/>
                            </w:rPr>
                            <w:t>7</w:t>
                          </w:r>
                        </w:ins>
                        <w:ins w:id="156" w:author="Jaishree Kantilal Tailor" w:date="2022-06-24T14:50:00Z">
                          <w:r w:rsidR="00EA7F07">
                            <w:rPr>
                              <w:rFonts w:ascii="Arial" w:hAnsi="Arial" w:cs="Arial"/>
                              <w:sz w:val="20"/>
                              <w:szCs w:val="24"/>
                              <w:lang w:bidi="ar-SA"/>
                            </w:rPr>
                            <w:t>-2022</w:t>
                          </w:r>
                        </w:ins>
                      </w:p>
                      <w:p w14:paraId="4E95294E" w14:textId="77777777" w:rsidR="00A001D3" w:rsidRDefault="00A001D3" w:rsidP="00A001D3">
                        <w:pPr>
                          <w:rPr>
                            <w:rFonts w:ascii="Arial" w:hAnsi="Arial" w:cs="Arial"/>
                            <w:bCs/>
                          </w:rPr>
                        </w:pPr>
                      </w:p>
                      <w:p w14:paraId="4B5E844E" w14:textId="77777777" w:rsidR="00A001D3" w:rsidRDefault="00A001D3" w:rsidP="00A001D3">
                        <w:pPr>
                          <w:rPr>
                            <w:rFonts w:ascii="Arial" w:hAnsi="Arial" w:cs="Arial"/>
                            <w:bCs/>
                          </w:rPr>
                        </w:pPr>
                      </w:p>
                      <w:p w14:paraId="04067E8E" w14:textId="77777777" w:rsidR="00A001D3" w:rsidRDefault="00A001D3" w:rsidP="00A001D3">
                        <w:pPr>
                          <w:rPr>
                            <w:rFonts w:ascii="Arial" w:hAnsi="Arial" w:cs="Arial"/>
                            <w:iCs/>
                            <w:lang w:val="en-GB"/>
                          </w:rPr>
                        </w:pPr>
                      </w:p>
                      <w:p w14:paraId="0831B560" w14:textId="77777777" w:rsidR="00A001D3" w:rsidRPr="000F4649" w:rsidRDefault="00A001D3" w:rsidP="00A001D3">
                        <w:pPr>
                          <w:rPr>
                            <w:rFonts w:ascii="Arial" w:hAnsi="Arial" w:cs="Arial"/>
                            <w:iCs/>
                            <w:lang w:val="en-GB"/>
                          </w:rPr>
                        </w:pPr>
                      </w:p>
                      <w:p w14:paraId="7607E8A8" w14:textId="77777777" w:rsidR="00A001D3" w:rsidRPr="000F4649" w:rsidRDefault="00A001D3" w:rsidP="00A001D3">
                        <w:pPr>
                          <w:rPr>
                            <w:rFonts w:ascii="Arial" w:hAnsi="Arial" w:cs="Arial"/>
                            <w:iCs/>
                            <w:lang w:val="en-GB"/>
                          </w:rPr>
                        </w:pPr>
                      </w:p>
                      <w:p w14:paraId="28756B7F" w14:textId="77777777" w:rsidR="00A001D3" w:rsidRDefault="00A001D3" w:rsidP="00A001D3">
                        <w:pPr>
                          <w:pStyle w:val="CommentText"/>
                          <w:ind w:left="360" w:firstLine="0"/>
                          <w:rPr>
                            <w:rFonts w:ascii="Arial" w:hAnsi="Arial" w:cs="Arial"/>
                          </w:rPr>
                        </w:pPr>
                      </w:p>
                      <w:p w14:paraId="3BA9A15B" w14:textId="77777777" w:rsidR="00A001D3" w:rsidRDefault="00A001D3" w:rsidP="00A001D3">
                        <w:pPr>
                          <w:pStyle w:val="CommentText"/>
                          <w:ind w:left="360" w:firstLine="0"/>
                          <w:rPr>
                            <w:rFonts w:ascii="Arial" w:hAnsi="Arial" w:cs="Arial"/>
                          </w:rPr>
                        </w:pPr>
                      </w:p>
                      <w:p w14:paraId="759FFF11" w14:textId="77777777" w:rsidR="00A001D3" w:rsidRDefault="00A001D3" w:rsidP="00A001D3">
                        <w:pPr>
                          <w:pStyle w:val="CommentText"/>
                          <w:ind w:left="360" w:firstLine="0"/>
                          <w:rPr>
                            <w:rFonts w:ascii="Arial" w:hAnsi="Arial" w:cs="Arial"/>
                          </w:rPr>
                        </w:pPr>
                      </w:p>
                      <w:p w14:paraId="1609154E" w14:textId="77777777" w:rsidR="00A001D3" w:rsidRDefault="00A001D3" w:rsidP="00A001D3">
                        <w:pPr>
                          <w:pStyle w:val="CommentText"/>
                          <w:ind w:left="360" w:firstLine="0"/>
                          <w:rPr>
                            <w:rFonts w:ascii="Arial" w:hAnsi="Arial" w:cs="Arial"/>
                          </w:rPr>
                        </w:pPr>
                      </w:p>
                      <w:p w14:paraId="75831AFD" w14:textId="77777777" w:rsidR="00A001D3" w:rsidRDefault="00A001D3" w:rsidP="00A001D3">
                        <w:pPr>
                          <w:pStyle w:val="CommentText"/>
                          <w:ind w:left="360" w:firstLine="0"/>
                          <w:rPr>
                            <w:rFonts w:ascii="Arial" w:hAnsi="Arial" w:cs="Arial"/>
                          </w:rPr>
                        </w:pPr>
                      </w:p>
                    </w:txbxContent>
                  </v:textbox>
                  <w10:wrap type="tight"/>
                </v:shape>
              </w:pict>
            </mc:Fallback>
          </mc:AlternateContent>
        </w:r>
      </w:del>
    </w:p>
    <w:p w14:paraId="5CA408B4" w14:textId="4B3C2E9D" w:rsidR="00A001D3" w:rsidRPr="0013008B" w:rsidDel="0048094C" w:rsidRDefault="00A001D3">
      <w:pPr>
        <w:ind w:firstLine="0"/>
        <w:rPr>
          <w:del w:id="157" w:author="Jaishree Kantilal Tailor" w:date="2022-07-14T15:45:00Z"/>
          <w:rStyle w:val="Strong"/>
          <w:rFonts w:asciiTheme="minorHAnsi" w:hAnsiTheme="minorHAnsi" w:cstheme="minorHAnsi"/>
          <w:sz w:val="32"/>
        </w:rPr>
      </w:pPr>
    </w:p>
    <w:p w14:paraId="1BEED1A3" w14:textId="5ED50BEF" w:rsidR="00A001D3" w:rsidRPr="0013008B" w:rsidDel="0048094C" w:rsidRDefault="00A001D3">
      <w:pPr>
        <w:ind w:firstLine="0"/>
        <w:rPr>
          <w:del w:id="158" w:author="Jaishree Kantilal Tailor" w:date="2022-07-14T15:45:00Z"/>
          <w:rStyle w:val="Strong"/>
          <w:rFonts w:asciiTheme="minorHAnsi" w:hAnsiTheme="minorHAnsi" w:cstheme="minorHAnsi"/>
          <w:sz w:val="32"/>
        </w:rPr>
      </w:pPr>
    </w:p>
    <w:p w14:paraId="33ED1170" w14:textId="37F21E43" w:rsidR="00A001D3" w:rsidRPr="0013008B" w:rsidRDefault="00A001D3" w:rsidP="00B26121">
      <w:pPr>
        <w:ind w:firstLine="0"/>
        <w:rPr>
          <w:rFonts w:asciiTheme="minorHAnsi" w:hAnsiTheme="minorHAnsi" w:cstheme="minorHAnsi"/>
          <w:b/>
          <w:bCs/>
          <w:sz w:val="32"/>
          <w:szCs w:val="24"/>
        </w:rPr>
      </w:pPr>
      <w:del w:id="159" w:author="Jaishree Kantilal Tailor" w:date="2023-02-04T10:02:00Z">
        <w:r w:rsidRPr="0013008B" w:rsidDel="005B3932">
          <w:rPr>
            <w:rStyle w:val="Strong"/>
            <w:rFonts w:asciiTheme="minorHAnsi" w:hAnsiTheme="minorHAnsi" w:cstheme="minorHAnsi"/>
            <w:sz w:val="32"/>
          </w:rPr>
          <w:delText>Document History</w:delText>
        </w:r>
      </w:del>
      <w:ins w:id="160" w:author="Jaishree Kantilal Tailor" w:date="2023-02-04T10:02:00Z">
        <w:r w:rsidR="005B3932">
          <w:rPr>
            <w:rFonts w:asciiTheme="minorHAnsi" w:hAnsiTheme="minorHAnsi" w:cstheme="minorHAnsi"/>
            <w:noProof/>
            <w:lang w:bidi="ar-SA"/>
          </w:rPr>
          <w:t>Submitted By:</w:t>
        </w:r>
      </w:ins>
    </w:p>
    <w:p w14:paraId="28C2CA82" w14:textId="29FE7EB7" w:rsidR="00A001D3" w:rsidRPr="0013008B" w:rsidDel="0048094C" w:rsidRDefault="00A001D3">
      <w:pPr>
        <w:ind w:firstLine="0"/>
        <w:rPr>
          <w:del w:id="161" w:author="Jaishree Kantilal Tailor" w:date="2022-07-14T15:45:00Z"/>
          <w:rStyle w:val="Strong"/>
          <w:rFonts w:asciiTheme="minorHAnsi" w:hAnsiTheme="minorHAnsi" w:cstheme="minorHAnsi"/>
          <w:sz w:val="32"/>
        </w:rPr>
      </w:pPr>
    </w:p>
    <w:p w14:paraId="53DFA861" w14:textId="234FF060" w:rsidR="00A001D3" w:rsidRPr="0013008B" w:rsidDel="0048094C" w:rsidRDefault="00A001D3">
      <w:pPr>
        <w:ind w:firstLine="0"/>
        <w:rPr>
          <w:del w:id="162" w:author="Jaishree Kantilal Tailor" w:date="2022-07-14T15:45:00Z"/>
          <w:rStyle w:val="Strong"/>
          <w:rFonts w:asciiTheme="minorHAnsi" w:hAnsiTheme="minorHAnsi" w:cstheme="minorHAnsi"/>
          <w:sz w:val="32"/>
        </w:rPr>
      </w:pPr>
    </w:p>
    <w:p w14:paraId="464B7232" w14:textId="779947B8" w:rsidR="00A001D3" w:rsidRPr="0013008B" w:rsidDel="001D2AAA" w:rsidRDefault="00A001D3">
      <w:pPr>
        <w:ind w:firstLine="0"/>
        <w:rPr>
          <w:del w:id="163" w:author="Jaishree Kantilal Tailor" w:date="2023-02-04T12:47:00Z"/>
          <w:rStyle w:val="Strong"/>
          <w:rFonts w:asciiTheme="minorHAnsi" w:hAnsiTheme="minorHAnsi" w:cstheme="minorHAnsi"/>
          <w:sz w:val="32"/>
        </w:rPr>
      </w:pPr>
    </w:p>
    <w:p w14:paraId="5768C3A7" w14:textId="4E6148EA" w:rsidR="00A001D3" w:rsidRPr="0013008B" w:rsidDel="001D2AAA" w:rsidRDefault="00A001D3">
      <w:pPr>
        <w:ind w:firstLine="0"/>
        <w:rPr>
          <w:del w:id="164" w:author="Jaishree Kantilal Tailor" w:date="2023-02-04T12:47:00Z"/>
          <w:rStyle w:val="Strong"/>
          <w:rFonts w:asciiTheme="minorHAnsi" w:hAnsiTheme="minorHAnsi" w:cstheme="minorHAnsi"/>
          <w:sz w:val="32"/>
        </w:rPr>
      </w:pPr>
    </w:p>
    <w:p w14:paraId="6926AF30" w14:textId="05372894" w:rsidR="00A001D3" w:rsidRPr="0013008B" w:rsidDel="001D2AAA" w:rsidRDefault="00A001D3">
      <w:pPr>
        <w:ind w:firstLine="0"/>
        <w:rPr>
          <w:del w:id="165" w:author="Jaishree Kantilal Tailor" w:date="2023-02-04T12:47:00Z"/>
          <w:rStyle w:val="Strong"/>
          <w:rFonts w:asciiTheme="minorHAnsi" w:hAnsiTheme="minorHAnsi" w:cstheme="minorHAnsi"/>
          <w:sz w:val="32"/>
        </w:rPr>
      </w:pPr>
    </w:p>
    <w:p w14:paraId="0C1BB642" w14:textId="301C7B00" w:rsidR="00A001D3" w:rsidRPr="0013008B" w:rsidDel="001D2AAA" w:rsidRDefault="00A001D3">
      <w:pPr>
        <w:ind w:firstLine="0"/>
        <w:rPr>
          <w:del w:id="166" w:author="Jaishree Kantilal Tailor" w:date="2023-02-04T12:47:00Z"/>
          <w:rStyle w:val="Strong"/>
          <w:rFonts w:asciiTheme="minorHAnsi" w:hAnsiTheme="minorHAnsi" w:cstheme="minorHAnsi"/>
          <w:sz w:val="32"/>
        </w:rPr>
      </w:pPr>
    </w:p>
    <w:p w14:paraId="1E2BB215" w14:textId="77777777" w:rsidR="002979C3" w:rsidRPr="0013008B" w:rsidRDefault="002979C3">
      <w:pPr>
        <w:ind w:firstLine="0"/>
        <w:rPr>
          <w:rStyle w:val="Strong"/>
          <w:rFonts w:asciiTheme="minorHAnsi" w:hAnsiTheme="minorHAnsi" w:cstheme="minorHAnsi"/>
          <w:szCs w:val="24"/>
        </w:rPr>
        <w:pPrChange w:id="167" w:author="Jaishree Kantilal Tailor" w:date="2023-02-04T12:47:00Z">
          <w:pPr>
            <w:ind w:left="360"/>
          </w:pPr>
        </w:pPrChange>
      </w:pPr>
    </w:p>
    <w:tbl>
      <w:tblPr>
        <w:tblpPr w:leftFromText="180" w:rightFromText="180" w:vertAnchor="page" w:horzAnchor="margin" w:tblpXSpec="center" w:tblpY="3046"/>
        <w:tblW w:w="3167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  <w:tblPrChange w:id="168" w:author="Priya" w:date="2023-02-07T09:15:00Z">
          <w:tblPr>
            <w:tblpPr w:leftFromText="180" w:rightFromText="180" w:vertAnchor="page" w:horzAnchor="margin" w:tblpXSpec="center" w:tblpY="3046"/>
            <w:tblW w:w="3002" w:type="pct"/>
            <w:tbl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insideH w:val="single" w:sz="6" w:space="0" w:color="auto"/>
              <w:insideV w:val="single" w:sz="6" w:space="0" w:color="auto"/>
            </w:tblBorders>
            <w:tblLayout w:type="fixed"/>
            <w:tblCellMar>
              <w:left w:w="72" w:type="dxa"/>
              <w:right w:w="72" w:type="dxa"/>
            </w:tblCellMar>
            <w:tblLook w:val="0000" w:firstRow="0" w:lastRow="0" w:firstColumn="0" w:lastColumn="0" w:noHBand="0" w:noVBand="0"/>
          </w:tblPr>
        </w:tblPrChange>
      </w:tblPr>
      <w:tblGrid>
        <w:gridCol w:w="1326"/>
        <w:gridCol w:w="1549"/>
        <w:gridCol w:w="1876"/>
        <w:gridCol w:w="1681"/>
        <w:tblGridChange w:id="169">
          <w:tblGrid>
            <w:gridCol w:w="1257"/>
            <w:gridCol w:w="1468"/>
            <w:gridCol w:w="1778"/>
            <w:gridCol w:w="1593"/>
            <w:gridCol w:w="1"/>
          </w:tblGrid>
        </w:tblGridChange>
      </w:tblGrid>
      <w:tr w:rsidR="001D2AAA" w:rsidRPr="0013008B" w14:paraId="49532A1C" w14:textId="77777777" w:rsidTr="004A003F">
        <w:trPr>
          <w:cantSplit/>
          <w:trHeight w:val="988"/>
          <w:trPrChange w:id="170" w:author="Priya" w:date="2023-02-07T09:15:00Z">
            <w:trPr>
              <w:gridAfter w:val="0"/>
              <w:cantSplit/>
              <w:trHeight w:val="687"/>
            </w:trPr>
          </w:trPrChange>
        </w:trPr>
        <w:tc>
          <w:tcPr>
            <w:tcW w:w="5000" w:type="pct"/>
            <w:gridSpan w:val="4"/>
            <w:shd w:val="clear" w:color="auto" w:fill="548DD4" w:themeFill="text2" w:themeFillTint="99"/>
            <w:vAlign w:val="center"/>
            <w:tcPrChange w:id="171" w:author="Priya" w:date="2023-02-07T09:15:00Z">
              <w:tcPr>
                <w:tcW w:w="5000" w:type="pct"/>
                <w:gridSpan w:val="4"/>
                <w:shd w:val="clear" w:color="auto" w:fill="548DD4" w:themeFill="text2" w:themeFillTint="99"/>
                <w:vAlign w:val="center"/>
              </w:tcPr>
            </w:tcPrChange>
          </w:tcPr>
          <w:p w14:paraId="3D947844" w14:textId="6E98ADB2" w:rsidR="001D2AAA" w:rsidRPr="0013008B" w:rsidDel="001D2AAA" w:rsidRDefault="001D2AAA" w:rsidP="000D2C89">
            <w:pPr>
              <w:ind w:left="-36" w:firstLine="12"/>
              <w:jc w:val="center"/>
              <w:rPr>
                <w:del w:id="172" w:author="Jaishree Kantilal Tailor" w:date="2023-02-04T12:47:00Z"/>
                <w:rStyle w:val="Strong"/>
                <w:rFonts w:asciiTheme="minorHAnsi" w:hAnsiTheme="minorHAnsi" w:cstheme="minorHAnsi"/>
                <w:color w:val="FFFFFF"/>
              </w:rPr>
            </w:pPr>
            <w:bookmarkStart w:id="173" w:name="_Toc229759047"/>
            <w:bookmarkStart w:id="174" w:name="_Toc229764175"/>
            <w:del w:id="175" w:author="Jaishree Kantilal Tailor" w:date="2023-02-04T10:02:00Z">
              <w:r w:rsidRPr="0013008B" w:rsidDel="005B3932">
                <w:rPr>
                  <w:rStyle w:val="Strong"/>
                  <w:rFonts w:asciiTheme="minorHAnsi" w:hAnsiTheme="minorHAnsi" w:cstheme="minorHAnsi"/>
                  <w:color w:val="FFFFFF"/>
                </w:rPr>
                <w:delText>Ver. Rel. No.</w:delText>
              </w:r>
            </w:del>
          </w:p>
          <w:p w14:paraId="5620F60E" w14:textId="7A45C396" w:rsidR="001D2AAA" w:rsidRPr="0013008B" w:rsidDel="001D2AAA" w:rsidRDefault="001D2AAA" w:rsidP="00321D38">
            <w:pPr>
              <w:ind w:left="-36" w:firstLine="12"/>
              <w:jc w:val="center"/>
              <w:rPr>
                <w:del w:id="176" w:author="Jaishree Kantilal Tailor" w:date="2023-02-04T12:47:00Z"/>
                <w:rStyle w:val="Strong"/>
                <w:rFonts w:asciiTheme="minorHAnsi" w:hAnsiTheme="minorHAnsi" w:cstheme="minorHAnsi"/>
                <w:color w:val="FFFFFF"/>
              </w:rPr>
            </w:pPr>
            <w:del w:id="177" w:author="Jaishree Kantilal Tailor" w:date="2023-02-04T10:02:00Z">
              <w:r w:rsidRPr="0013008B" w:rsidDel="005B3932">
                <w:rPr>
                  <w:rStyle w:val="Strong"/>
                  <w:rFonts w:asciiTheme="minorHAnsi" w:hAnsiTheme="minorHAnsi" w:cstheme="minorHAnsi"/>
                  <w:color w:val="FFFFFF"/>
                </w:rPr>
                <w:delText>Release Date</w:delText>
              </w:r>
            </w:del>
          </w:p>
          <w:p w14:paraId="3E5E8C4F" w14:textId="02081E78" w:rsidR="001D2AAA" w:rsidRPr="0013008B" w:rsidDel="001D2AAA" w:rsidRDefault="001D2AAA" w:rsidP="00CE2D23">
            <w:pPr>
              <w:ind w:left="-36" w:firstLine="12"/>
              <w:jc w:val="center"/>
              <w:rPr>
                <w:del w:id="178" w:author="Jaishree Kantilal Tailor" w:date="2023-02-04T12:47:00Z"/>
                <w:rStyle w:val="Strong"/>
                <w:rFonts w:asciiTheme="minorHAnsi" w:hAnsiTheme="minorHAnsi" w:cstheme="minorHAnsi"/>
                <w:color w:val="FFFFFF"/>
              </w:rPr>
            </w:pPr>
            <w:del w:id="179" w:author="Jaishree Kantilal Tailor" w:date="2023-02-04T10:02:00Z">
              <w:r w:rsidRPr="0013008B" w:rsidDel="005B3932">
                <w:rPr>
                  <w:rStyle w:val="Strong"/>
                  <w:rFonts w:asciiTheme="minorHAnsi" w:hAnsiTheme="minorHAnsi" w:cstheme="minorHAnsi"/>
                  <w:color w:val="FFFFFF"/>
                </w:rPr>
                <w:delText xml:space="preserve">Prepared. By </w:delText>
              </w:r>
            </w:del>
          </w:p>
          <w:p w14:paraId="763F42CB" w14:textId="638B71CA" w:rsidR="001D2AAA" w:rsidRPr="0013008B" w:rsidRDefault="001D2AAA" w:rsidP="00EF0C16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bCs w:val="0"/>
                <w:color w:val="FFFFFF"/>
              </w:rPr>
            </w:pPr>
            <w:del w:id="180" w:author="Jaishree Kantilal Tailor" w:date="2023-02-04T10:02:00Z">
              <w:r w:rsidRPr="001D04F3" w:rsidDel="005B3932">
                <w:rPr>
                  <w:rFonts w:asciiTheme="minorHAnsi" w:hAnsiTheme="minorHAnsi" w:cstheme="minorHAnsi"/>
                  <w:b/>
                  <w:color w:val="FFFFFF"/>
                </w:rPr>
                <w:delText xml:space="preserve">Reviewed By </w:delText>
              </w:r>
            </w:del>
            <w:ins w:id="181" w:author="Jaishree Kantilal Tailor" w:date="2023-02-04T12:47:00Z">
              <w:r>
                <w:rPr>
                  <w:rFonts w:asciiTheme="minorHAnsi" w:hAnsiTheme="minorHAnsi" w:cstheme="minorHAnsi"/>
                  <w:b/>
                  <w:color w:val="FFFFFF"/>
                </w:rPr>
                <w:t>Mini-App Project Team Details</w:t>
              </w:r>
            </w:ins>
          </w:p>
        </w:tc>
      </w:tr>
      <w:tr w:rsidR="001D2AAA" w:rsidRPr="0013008B" w14:paraId="31A8A38C" w14:textId="77777777" w:rsidTr="004A003F">
        <w:trPr>
          <w:cantSplit/>
          <w:trHeight w:val="988"/>
          <w:ins w:id="182" w:author="Jaishree Kantilal Tailor" w:date="2023-02-04T12:47:00Z"/>
          <w:trPrChange w:id="183" w:author="Priya" w:date="2023-02-07T09:15:00Z">
            <w:trPr>
              <w:gridAfter w:val="0"/>
              <w:cantSplit/>
              <w:trHeight w:val="687"/>
            </w:trPr>
          </w:trPrChange>
        </w:trPr>
        <w:tc>
          <w:tcPr>
            <w:tcW w:w="1031" w:type="pct"/>
            <w:shd w:val="clear" w:color="auto" w:fill="548DD4" w:themeFill="text2" w:themeFillTint="99"/>
            <w:vAlign w:val="center"/>
            <w:tcPrChange w:id="184" w:author="Priya" w:date="2023-02-07T09:15:00Z">
              <w:tcPr>
                <w:tcW w:w="1031" w:type="pct"/>
                <w:shd w:val="clear" w:color="auto" w:fill="548DD4" w:themeFill="text2" w:themeFillTint="99"/>
                <w:vAlign w:val="center"/>
              </w:tcPr>
            </w:tcPrChange>
          </w:tcPr>
          <w:p w14:paraId="38E2DFCD" w14:textId="32E8AAC3" w:rsidR="001D2AAA" w:rsidRPr="0013008B" w:rsidDel="005B3932" w:rsidRDefault="001D2AAA" w:rsidP="001D2AAA">
            <w:pPr>
              <w:ind w:left="-36" w:firstLine="12"/>
              <w:jc w:val="center"/>
              <w:rPr>
                <w:ins w:id="185" w:author="Jaishree Kantilal Tailor" w:date="2023-02-04T12:47:00Z"/>
                <w:rStyle w:val="Strong"/>
                <w:rFonts w:asciiTheme="minorHAnsi" w:hAnsiTheme="minorHAnsi" w:cstheme="minorHAnsi"/>
                <w:color w:val="FFFFFF"/>
              </w:rPr>
            </w:pPr>
            <w:proofErr w:type="spellStart"/>
            <w:ins w:id="186" w:author="Jaishree Kantilal Tailor" w:date="2023-02-04T12:47:00Z">
              <w:r>
                <w:rPr>
                  <w:rStyle w:val="Strong"/>
                  <w:rFonts w:asciiTheme="minorHAnsi" w:hAnsiTheme="minorHAnsi" w:cstheme="minorHAnsi"/>
                  <w:color w:val="FFFFFF"/>
                </w:rPr>
                <w:t>PS.No</w:t>
              </w:r>
              <w:proofErr w:type="spellEnd"/>
              <w:r>
                <w:rPr>
                  <w:rStyle w:val="Strong"/>
                  <w:rFonts w:asciiTheme="minorHAnsi" w:hAnsiTheme="minorHAnsi" w:cstheme="minorHAnsi"/>
                  <w:color w:val="FFFFFF"/>
                </w:rPr>
                <w:t>.</w:t>
              </w:r>
            </w:ins>
          </w:p>
        </w:tc>
        <w:tc>
          <w:tcPr>
            <w:tcW w:w="1204" w:type="pct"/>
            <w:shd w:val="clear" w:color="auto" w:fill="548DD4" w:themeFill="text2" w:themeFillTint="99"/>
            <w:vAlign w:val="center"/>
            <w:tcPrChange w:id="187" w:author="Priya" w:date="2023-02-07T09:15:00Z">
              <w:tcPr>
                <w:tcW w:w="1204" w:type="pct"/>
                <w:shd w:val="clear" w:color="auto" w:fill="548DD4" w:themeFill="text2" w:themeFillTint="99"/>
                <w:vAlign w:val="center"/>
              </w:tcPr>
            </w:tcPrChange>
          </w:tcPr>
          <w:p w14:paraId="72B09469" w14:textId="22EBB9C8" w:rsidR="001D2AAA" w:rsidRPr="0013008B" w:rsidDel="005B3932" w:rsidRDefault="001D2AAA" w:rsidP="001D2AAA">
            <w:pPr>
              <w:ind w:left="-36" w:firstLine="12"/>
              <w:jc w:val="center"/>
              <w:rPr>
                <w:ins w:id="188" w:author="Jaishree Kantilal Tailor" w:date="2023-02-04T12:47:00Z"/>
                <w:rStyle w:val="Strong"/>
                <w:rFonts w:asciiTheme="minorHAnsi" w:hAnsiTheme="minorHAnsi" w:cstheme="minorHAnsi"/>
                <w:color w:val="FFFFFF"/>
              </w:rPr>
            </w:pPr>
            <w:ins w:id="189" w:author="Jaishree Kantilal Tailor" w:date="2023-02-04T12:47:00Z">
              <w:r>
                <w:rPr>
                  <w:rStyle w:val="Strong"/>
                  <w:rFonts w:asciiTheme="minorHAnsi" w:hAnsiTheme="minorHAnsi" w:cstheme="minorHAnsi"/>
                  <w:color w:val="FFFFFF"/>
                </w:rPr>
                <w:t>Full Name</w:t>
              </w:r>
            </w:ins>
          </w:p>
        </w:tc>
        <w:tc>
          <w:tcPr>
            <w:tcW w:w="1458" w:type="pct"/>
            <w:shd w:val="clear" w:color="auto" w:fill="548DD4" w:themeFill="text2" w:themeFillTint="99"/>
            <w:vAlign w:val="center"/>
            <w:tcPrChange w:id="190" w:author="Priya" w:date="2023-02-07T09:15:00Z">
              <w:tcPr>
                <w:tcW w:w="1458" w:type="pct"/>
                <w:shd w:val="clear" w:color="auto" w:fill="548DD4" w:themeFill="text2" w:themeFillTint="99"/>
                <w:vAlign w:val="center"/>
              </w:tcPr>
            </w:tcPrChange>
          </w:tcPr>
          <w:p w14:paraId="7B3A7148" w14:textId="4842F750" w:rsidR="001D2AAA" w:rsidRPr="0013008B" w:rsidDel="005B3932" w:rsidRDefault="001D2AAA" w:rsidP="001D2AAA">
            <w:pPr>
              <w:ind w:left="-36" w:firstLine="12"/>
              <w:jc w:val="center"/>
              <w:rPr>
                <w:ins w:id="191" w:author="Jaishree Kantilal Tailor" w:date="2023-02-04T12:47:00Z"/>
                <w:rStyle w:val="Strong"/>
                <w:rFonts w:asciiTheme="minorHAnsi" w:hAnsiTheme="minorHAnsi" w:cstheme="minorHAnsi"/>
                <w:color w:val="FFFFFF"/>
              </w:rPr>
            </w:pPr>
            <w:ins w:id="192" w:author="Jaishree Kantilal Tailor" w:date="2023-02-04T12:47:00Z">
              <w:r>
                <w:rPr>
                  <w:rStyle w:val="Strong"/>
                  <w:rFonts w:asciiTheme="minorHAnsi" w:hAnsiTheme="minorHAnsi" w:cstheme="minorHAnsi"/>
                  <w:color w:val="FFFFFF"/>
                </w:rPr>
                <w:t>Email</w:t>
              </w:r>
            </w:ins>
          </w:p>
        </w:tc>
        <w:tc>
          <w:tcPr>
            <w:tcW w:w="1306" w:type="pct"/>
            <w:shd w:val="clear" w:color="auto" w:fill="548DD4" w:themeFill="text2" w:themeFillTint="99"/>
            <w:vAlign w:val="center"/>
            <w:tcPrChange w:id="193" w:author="Priya" w:date="2023-02-07T09:15:00Z">
              <w:tcPr>
                <w:tcW w:w="1307" w:type="pct"/>
                <w:shd w:val="clear" w:color="auto" w:fill="548DD4" w:themeFill="text2" w:themeFillTint="99"/>
                <w:vAlign w:val="center"/>
              </w:tcPr>
            </w:tcPrChange>
          </w:tcPr>
          <w:p w14:paraId="0C18E227" w14:textId="4C1680BE" w:rsidR="001D2AAA" w:rsidRPr="001D04F3" w:rsidDel="005B3932" w:rsidRDefault="001D2AAA" w:rsidP="001D2AAA">
            <w:pPr>
              <w:ind w:left="-36" w:firstLine="12"/>
              <w:jc w:val="center"/>
              <w:rPr>
                <w:ins w:id="194" w:author="Jaishree Kantilal Tailor" w:date="2023-02-04T12:47:00Z"/>
                <w:rFonts w:asciiTheme="minorHAnsi" w:hAnsiTheme="minorHAnsi" w:cstheme="minorHAnsi"/>
                <w:b/>
                <w:color w:val="FFFFFF"/>
              </w:rPr>
            </w:pPr>
            <w:ins w:id="195" w:author="Jaishree Kantilal Tailor" w:date="2023-02-04T12:47:00Z">
              <w:r>
                <w:rPr>
                  <w:rFonts w:asciiTheme="minorHAnsi" w:hAnsiTheme="minorHAnsi" w:cstheme="minorHAnsi"/>
                  <w:b/>
                  <w:color w:val="FFFFFF"/>
                </w:rPr>
                <w:t>BU</w:t>
              </w:r>
            </w:ins>
          </w:p>
        </w:tc>
      </w:tr>
      <w:tr w:rsidR="005B3932" w:rsidRPr="0013008B" w14:paraId="1BB3496A" w14:textId="77777777" w:rsidTr="004A003F">
        <w:tblPrEx>
          <w:tblPrExChange w:id="196" w:author="Priya" w:date="2023-02-07T09:15:00Z">
            <w:tblPrEx>
              <w:tblW w:w="5078" w:type="pct"/>
            </w:tblPrEx>
          </w:tblPrExChange>
        </w:tblPrEx>
        <w:trPr>
          <w:cantSplit/>
          <w:trHeight w:val="821"/>
          <w:trPrChange w:id="197" w:author="Priya" w:date="2023-02-07T09:15:00Z">
            <w:trPr>
              <w:cantSplit/>
              <w:trHeight w:val="273"/>
            </w:trPr>
          </w:trPrChange>
        </w:trPr>
        <w:tc>
          <w:tcPr>
            <w:tcW w:w="1031" w:type="pct"/>
            <w:vAlign w:val="center"/>
            <w:tcPrChange w:id="198" w:author="Priya" w:date="2023-02-07T09:15:00Z">
              <w:tcPr>
                <w:tcW w:w="609" w:type="pct"/>
                <w:vAlign w:val="center"/>
              </w:tcPr>
            </w:tcPrChange>
          </w:tcPr>
          <w:p w14:paraId="168347A5" w14:textId="0EC66583" w:rsidR="005B3932" w:rsidRPr="0013008B" w:rsidRDefault="004A003F" w:rsidP="000D2C89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</w:rPr>
            </w:pPr>
            <w:ins w:id="199" w:author="Priya" w:date="2023-02-07T09:14:00Z">
              <w:r>
                <w:rPr>
                  <w:rFonts w:asciiTheme="minorHAnsi" w:hAnsiTheme="minorHAnsi" w:cstheme="minorHAnsi"/>
                </w:rPr>
                <w:t>40032345</w:t>
              </w:r>
            </w:ins>
            <w:del w:id="200" w:author="Jaishree Kantilal Tailor" w:date="2023-02-04T10:03:00Z">
              <w:r w:rsidR="005B3932" w:rsidRPr="0013008B" w:rsidDel="005B3932">
                <w:rPr>
                  <w:rFonts w:asciiTheme="minorHAnsi" w:hAnsiTheme="minorHAnsi" w:cstheme="minorHAnsi"/>
                </w:rPr>
                <w:delText>V0.1</w:delText>
              </w:r>
            </w:del>
          </w:p>
        </w:tc>
        <w:tc>
          <w:tcPr>
            <w:tcW w:w="1204" w:type="pct"/>
            <w:vAlign w:val="center"/>
            <w:tcPrChange w:id="201" w:author="Priya" w:date="2023-02-07T09:15:00Z">
              <w:tcPr>
                <w:tcW w:w="712" w:type="pct"/>
                <w:vAlign w:val="center"/>
              </w:tcPr>
            </w:tcPrChange>
          </w:tcPr>
          <w:p w14:paraId="456045C1" w14:textId="6EECBFF7" w:rsidR="005B3932" w:rsidRPr="0013008B" w:rsidRDefault="004A003F" w:rsidP="00321D38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</w:rPr>
            </w:pPr>
            <w:ins w:id="202" w:author="Priya" w:date="2023-02-07T09:14:00Z">
              <w:r>
                <w:rPr>
                  <w:rFonts w:asciiTheme="minorHAnsi" w:hAnsiTheme="minorHAnsi" w:cstheme="minorHAnsi"/>
                </w:rPr>
                <w:t>Priya Birjuprasad Kanojiya</w:t>
              </w:r>
            </w:ins>
          </w:p>
        </w:tc>
        <w:tc>
          <w:tcPr>
            <w:tcW w:w="1458" w:type="pct"/>
            <w:vAlign w:val="center"/>
            <w:tcPrChange w:id="203" w:author="Priya" w:date="2023-02-07T09:15:00Z">
              <w:tcPr>
                <w:tcW w:w="862" w:type="pct"/>
                <w:vAlign w:val="center"/>
              </w:tcPr>
            </w:tcPrChange>
          </w:tcPr>
          <w:p w14:paraId="1960DB87" w14:textId="261CF1B7" w:rsidR="005B3932" w:rsidRPr="0013008B" w:rsidRDefault="004A003F" w:rsidP="00CE2D23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</w:rPr>
            </w:pPr>
            <w:ins w:id="204" w:author="Priya" w:date="2023-02-07T09:14:00Z">
              <w:r>
                <w:rPr>
                  <w:rFonts w:asciiTheme="minorHAnsi" w:hAnsiTheme="minorHAnsi" w:cstheme="minorHAnsi"/>
                </w:rPr>
                <w:t>Priya.Kanojiya@ltts.com</w:t>
              </w:r>
            </w:ins>
            <w:del w:id="205" w:author="Jaishree Kantilal Tailor" w:date="2022-07-14T15:46:00Z">
              <w:r w:rsidR="005B3932" w:rsidRPr="0013008B" w:rsidDel="0048094C">
                <w:rPr>
                  <w:rFonts w:asciiTheme="minorHAnsi" w:hAnsiTheme="minorHAnsi" w:cstheme="minorHAnsi"/>
                </w:rPr>
                <w:delText>Dr. Jaishree Tailor</w:delText>
              </w:r>
            </w:del>
          </w:p>
        </w:tc>
        <w:tc>
          <w:tcPr>
            <w:tcW w:w="1306" w:type="pct"/>
            <w:vAlign w:val="center"/>
            <w:tcPrChange w:id="206" w:author="Priya" w:date="2023-02-07T09:15:00Z">
              <w:tcPr>
                <w:tcW w:w="773" w:type="pct"/>
                <w:gridSpan w:val="2"/>
                <w:vAlign w:val="center"/>
              </w:tcPr>
            </w:tcPrChange>
          </w:tcPr>
          <w:p w14:paraId="33D2786D" w14:textId="468E4204" w:rsidR="005B3932" w:rsidRPr="0013008B" w:rsidRDefault="004A003F" w:rsidP="00EF0C16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</w:rPr>
            </w:pPr>
            <w:ins w:id="207" w:author="Priya" w:date="2023-02-07T09:14:00Z">
              <w:r>
                <w:rPr>
                  <w:rFonts w:asciiTheme="minorHAnsi" w:hAnsiTheme="minorHAnsi" w:cstheme="minorHAnsi"/>
                </w:rPr>
                <w:t>E</w:t>
              </w:r>
            </w:ins>
            <w:ins w:id="208" w:author="Priya" w:date="2023-02-07T09:15:00Z">
              <w:r>
                <w:rPr>
                  <w:rFonts w:asciiTheme="minorHAnsi" w:hAnsiTheme="minorHAnsi" w:cstheme="minorHAnsi"/>
                </w:rPr>
                <w:t>MB-TET</w:t>
              </w:r>
            </w:ins>
          </w:p>
        </w:tc>
      </w:tr>
    </w:tbl>
    <w:p w14:paraId="7C485B01" w14:textId="77777777" w:rsidR="00860730" w:rsidRPr="0013008B" w:rsidRDefault="00860730">
      <w:pPr>
        <w:pStyle w:val="TOCHeading"/>
        <w:ind w:left="720"/>
        <w:rPr>
          <w:rFonts w:asciiTheme="minorHAnsi" w:hAnsiTheme="minorHAnsi" w:cstheme="minorHAnsi"/>
        </w:rPr>
        <w:pPrChange w:id="209" w:author="Jaishree Kantilal Tailor" w:date="2023-02-04T10:27:00Z">
          <w:pPr>
            <w:pStyle w:val="TOCHeading"/>
          </w:pPr>
        </w:pPrChange>
      </w:pPr>
    </w:p>
    <w:p w14:paraId="7ED81EA2" w14:textId="77777777" w:rsidR="00860730" w:rsidRPr="0013008B" w:rsidRDefault="00860730">
      <w:pPr>
        <w:pStyle w:val="TOCHeading"/>
        <w:ind w:left="720"/>
        <w:rPr>
          <w:rFonts w:asciiTheme="minorHAnsi" w:hAnsiTheme="minorHAnsi" w:cstheme="minorHAnsi"/>
        </w:rPr>
        <w:pPrChange w:id="210" w:author="Jaishree Kantilal Tailor" w:date="2023-02-04T10:27:00Z">
          <w:pPr>
            <w:pStyle w:val="TOCHeading"/>
            <w:jc w:val="center"/>
          </w:pPr>
        </w:pPrChange>
      </w:pPr>
    </w:p>
    <w:p w14:paraId="441C34FF" w14:textId="77777777" w:rsidR="00860730" w:rsidRPr="0013008B" w:rsidRDefault="00860730">
      <w:pPr>
        <w:pStyle w:val="TOCHeading"/>
        <w:ind w:left="720"/>
        <w:rPr>
          <w:rFonts w:asciiTheme="minorHAnsi" w:hAnsiTheme="minorHAnsi" w:cstheme="minorHAnsi"/>
        </w:rPr>
        <w:pPrChange w:id="211" w:author="Jaishree Kantilal Tailor" w:date="2023-02-04T10:27:00Z">
          <w:pPr>
            <w:pStyle w:val="TOCHeading"/>
            <w:jc w:val="center"/>
          </w:pPr>
        </w:pPrChange>
      </w:pPr>
    </w:p>
    <w:p w14:paraId="0929F621" w14:textId="77777777" w:rsidR="00860730" w:rsidRPr="0013008B" w:rsidRDefault="00860730">
      <w:pPr>
        <w:pStyle w:val="TOCHeading"/>
        <w:ind w:left="720"/>
        <w:rPr>
          <w:rFonts w:asciiTheme="minorHAnsi" w:hAnsiTheme="minorHAnsi" w:cstheme="minorHAnsi"/>
        </w:rPr>
        <w:pPrChange w:id="212" w:author="Jaishree Kantilal Tailor" w:date="2023-02-04T10:27:00Z">
          <w:pPr>
            <w:pStyle w:val="TOCHeading"/>
            <w:jc w:val="center"/>
          </w:pPr>
        </w:pPrChange>
      </w:pPr>
    </w:p>
    <w:p w14:paraId="29D3FB26" w14:textId="77777777" w:rsidR="00860730" w:rsidRPr="0013008B" w:rsidRDefault="00860730">
      <w:pPr>
        <w:pStyle w:val="TOCHeading"/>
        <w:ind w:left="720"/>
        <w:rPr>
          <w:rFonts w:asciiTheme="minorHAnsi" w:hAnsiTheme="minorHAnsi" w:cstheme="minorHAnsi"/>
        </w:rPr>
        <w:pPrChange w:id="213" w:author="Jaishree Kantilal Tailor" w:date="2023-02-04T10:27:00Z">
          <w:pPr>
            <w:pStyle w:val="TOCHeading"/>
            <w:jc w:val="center"/>
          </w:pPr>
        </w:pPrChange>
      </w:pPr>
    </w:p>
    <w:p w14:paraId="4456AC42" w14:textId="77777777" w:rsidR="00860730" w:rsidRPr="0013008B" w:rsidRDefault="00860730">
      <w:pPr>
        <w:pStyle w:val="TOCHeading"/>
        <w:ind w:left="720"/>
        <w:rPr>
          <w:rFonts w:asciiTheme="minorHAnsi" w:hAnsiTheme="minorHAnsi" w:cstheme="minorHAnsi"/>
        </w:rPr>
        <w:pPrChange w:id="214" w:author="Jaishree Kantilal Tailor" w:date="2023-02-04T10:27:00Z">
          <w:pPr>
            <w:pStyle w:val="TOCHeading"/>
            <w:jc w:val="center"/>
          </w:pPr>
        </w:pPrChange>
      </w:pPr>
    </w:p>
    <w:p w14:paraId="2D8B6892" w14:textId="77777777" w:rsidR="00A4516D" w:rsidRPr="0013008B" w:rsidRDefault="00A4516D">
      <w:pPr>
        <w:ind w:firstLine="0"/>
        <w:rPr>
          <w:rFonts w:asciiTheme="minorHAnsi" w:hAnsiTheme="minorHAnsi" w:cstheme="minorHAnsi"/>
        </w:rPr>
      </w:pPr>
      <w:bookmarkStart w:id="215" w:name="_Toc311197302"/>
      <w:bookmarkStart w:id="216" w:name="_Toc513545819"/>
    </w:p>
    <w:p w14:paraId="4F8A1552" w14:textId="77777777" w:rsidR="0060711E" w:rsidRPr="0013008B" w:rsidRDefault="0060711E">
      <w:pPr>
        <w:ind w:firstLine="0"/>
        <w:rPr>
          <w:rFonts w:asciiTheme="minorHAnsi" w:hAnsiTheme="minorHAnsi" w:cstheme="minorHAnsi"/>
          <w:b/>
          <w:bCs/>
          <w:sz w:val="28"/>
          <w:szCs w:val="28"/>
        </w:rPr>
      </w:pPr>
      <w:r w:rsidRPr="0013008B">
        <w:rPr>
          <w:rFonts w:asciiTheme="minorHAnsi" w:hAnsiTheme="minorHAnsi" w:cstheme="minorHAnsi"/>
          <w:sz w:val="28"/>
          <w:szCs w:val="28"/>
        </w:rPr>
        <w:br w:type="page"/>
      </w:r>
    </w:p>
    <w:p w14:paraId="78B704E7" w14:textId="100EFE7C" w:rsidR="00F7360C" w:rsidRPr="00C66F55" w:rsidDel="00281F18" w:rsidRDefault="007E4453">
      <w:pPr>
        <w:ind w:left="1440" w:firstLine="0"/>
        <w:rPr>
          <w:del w:id="217" w:author="Jaishree Kantilal Tailor" w:date="2022-09-05T15:03:00Z"/>
          <w:rFonts w:asciiTheme="minorHAnsi" w:hAnsiTheme="minorHAnsi" w:cstheme="minorHAnsi"/>
          <w:szCs w:val="24"/>
          <w:rPrChange w:id="218" w:author="Jaishree Kantilal Tailor" w:date="2022-09-06T06:53:00Z">
            <w:rPr>
              <w:del w:id="219" w:author="Jaishree Kantilal Tailor" w:date="2022-09-05T15:03:00Z"/>
              <w:rFonts w:asciiTheme="minorHAnsi" w:hAnsiTheme="minorHAnsi" w:cstheme="minorHAnsi"/>
              <w:sz w:val="28"/>
              <w:szCs w:val="28"/>
            </w:rPr>
          </w:rPrChange>
        </w:rPr>
        <w:pPrChange w:id="220" w:author="Jaishree Kantilal Tailor" w:date="2022-09-06T07:04:00Z">
          <w:pPr>
            <w:pStyle w:val="Heading1"/>
            <w:tabs>
              <w:tab w:val="left" w:pos="540"/>
            </w:tabs>
            <w:spacing w:before="240"/>
            <w:jc w:val="center"/>
          </w:pPr>
        </w:pPrChange>
      </w:pPr>
      <w:del w:id="221" w:author="Jaishree Kantilal Tailor" w:date="2023-02-04T05:32:00Z">
        <w:r w:rsidRPr="0013008B" w:rsidDel="00837E45">
          <w:rPr>
            <w:rFonts w:asciiTheme="minorHAnsi" w:hAnsiTheme="minorHAnsi" w:cstheme="minorHAnsi"/>
            <w:sz w:val="28"/>
            <w:szCs w:val="28"/>
          </w:rPr>
          <w:lastRenderedPageBreak/>
          <w:delText>Course Title: “</w:delText>
        </w:r>
      </w:del>
      <w:del w:id="222" w:author="Jaishree Kantilal Tailor" w:date="2022-06-23T10:18:00Z">
        <w:r w:rsidR="00BE6BF7" w:rsidRPr="0013008B" w:rsidDel="00ED0F8C">
          <w:rPr>
            <w:rFonts w:asciiTheme="minorHAnsi" w:hAnsiTheme="minorHAnsi" w:cstheme="minorHAnsi"/>
            <w:sz w:val="28"/>
            <w:szCs w:val="28"/>
            <w:rPrChange w:id="223" w:author="Jaishree Kantilal Tailor" w:date="2022-08-10T11:17:00Z">
              <w:rPr/>
            </w:rPrChange>
          </w:rPr>
          <w:delText>Essen</w:delText>
        </w:r>
      </w:del>
      <w:del w:id="224" w:author="Jaishree Kantilal Tailor" w:date="2022-07-01T07:22:00Z">
        <w:r w:rsidR="00BE6BF7" w:rsidRPr="0013008B" w:rsidDel="004B1683">
          <w:rPr>
            <w:rFonts w:asciiTheme="minorHAnsi" w:hAnsiTheme="minorHAnsi" w:cstheme="minorHAnsi"/>
            <w:sz w:val="28"/>
            <w:szCs w:val="28"/>
            <w:rPrChange w:id="225" w:author="Jaishree Kantilal Tailor" w:date="2022-08-10T11:17:00Z">
              <w:rPr/>
            </w:rPrChange>
          </w:rPr>
          <w:delText>t</w:delText>
        </w:r>
      </w:del>
      <w:del w:id="226" w:author="Jaishree Kantilal Tailor" w:date="2022-06-23T10:18:00Z">
        <w:r w:rsidR="00BE6BF7" w:rsidRPr="0013008B" w:rsidDel="00901ADB">
          <w:rPr>
            <w:rFonts w:asciiTheme="minorHAnsi" w:hAnsiTheme="minorHAnsi" w:cstheme="minorHAnsi"/>
            <w:sz w:val="28"/>
            <w:szCs w:val="28"/>
            <w:rPrChange w:id="227" w:author="Jaishree Kantilal Tailor" w:date="2022-08-10T11:17:00Z">
              <w:rPr/>
            </w:rPrChange>
          </w:rPr>
          <w:delText>i</w:delText>
        </w:r>
      </w:del>
      <w:del w:id="228" w:author="Jaishree Kantilal Tailor" w:date="2022-07-01T07:22:00Z">
        <w:r w:rsidR="00BE6BF7" w:rsidRPr="0013008B" w:rsidDel="004B1683">
          <w:rPr>
            <w:rFonts w:asciiTheme="minorHAnsi" w:hAnsiTheme="minorHAnsi" w:cstheme="minorHAnsi"/>
            <w:sz w:val="28"/>
            <w:szCs w:val="28"/>
            <w:rPrChange w:id="229" w:author="Jaishree Kantilal Tailor" w:date="2022-08-10T11:17:00Z">
              <w:rPr/>
            </w:rPrChange>
          </w:rPr>
          <w:delText>als of Unit Testing and Test Automation</w:delText>
        </w:r>
      </w:del>
      <w:del w:id="230" w:author="Jaishree Kantilal Tailor" w:date="2022-08-10T11:45:00Z">
        <w:r w:rsidR="00A4516D" w:rsidRPr="0013008B" w:rsidDel="00A21256">
          <w:rPr>
            <w:rFonts w:asciiTheme="minorHAnsi" w:hAnsiTheme="minorHAnsi" w:cstheme="minorHAnsi"/>
            <w:sz w:val="28"/>
            <w:szCs w:val="28"/>
          </w:rPr>
          <w:delText>”</w:delText>
        </w:r>
      </w:del>
      <w:del w:id="231" w:author="Jaishree Kantilal Tailor" w:date="2022-09-05T15:02:00Z">
        <w:r w:rsidR="00A4516D" w:rsidRPr="0013008B" w:rsidDel="00614AD0">
          <w:rPr>
            <w:rFonts w:asciiTheme="minorHAnsi" w:hAnsiTheme="minorHAnsi" w:cstheme="minorHAnsi"/>
            <w:sz w:val="28"/>
            <w:szCs w:val="28"/>
          </w:rPr>
          <w:delText xml:space="preserve"> </w:delText>
        </w:r>
      </w:del>
    </w:p>
    <w:p w14:paraId="27C628FA" w14:textId="388FE0E1" w:rsidR="00A4516D" w:rsidRPr="00C66F55" w:rsidDel="00941E7D" w:rsidRDefault="00A4516D">
      <w:pPr>
        <w:ind w:left="1440" w:firstLine="0"/>
        <w:rPr>
          <w:del w:id="232" w:author="Jaishree Kantilal Tailor" w:date="2022-07-01T07:52:00Z"/>
          <w:rFonts w:asciiTheme="minorHAnsi" w:hAnsiTheme="minorHAnsi" w:cstheme="minorHAnsi"/>
          <w:szCs w:val="24"/>
          <w:rPrChange w:id="233" w:author="Jaishree Kantilal Tailor" w:date="2022-09-06T06:53:00Z">
            <w:rPr>
              <w:del w:id="234" w:author="Jaishree Kantilal Tailor" w:date="2022-07-01T07:52:00Z"/>
            </w:rPr>
          </w:rPrChange>
        </w:rPr>
        <w:pPrChange w:id="235" w:author="Jaishree Kantilal Tailor" w:date="2022-09-06T07:04:00Z">
          <w:pPr/>
        </w:pPrChange>
      </w:pPr>
    </w:p>
    <w:p w14:paraId="688699B2" w14:textId="6BE0673B" w:rsidR="007A0DF4" w:rsidRPr="000D2C89" w:rsidDel="002B1B7B" w:rsidRDefault="00E531C0">
      <w:pPr>
        <w:ind w:left="1440" w:firstLine="0"/>
        <w:rPr>
          <w:del w:id="236" w:author="Jaishree Kantilal Tailor" w:date="2022-07-22T06:17:00Z"/>
          <w:rFonts w:asciiTheme="minorHAnsi" w:hAnsiTheme="minorHAnsi" w:cstheme="minorHAnsi"/>
        </w:rPr>
        <w:pPrChange w:id="237" w:author="Jaishree Kantilal Tailor" w:date="2022-09-06T07:04:00Z">
          <w:pPr>
            <w:pStyle w:val="Heading1"/>
            <w:numPr>
              <w:numId w:val="2"/>
            </w:numPr>
            <w:tabs>
              <w:tab w:val="left" w:pos="540"/>
            </w:tabs>
            <w:spacing w:before="240"/>
            <w:ind w:left="720"/>
          </w:pPr>
        </w:pPrChange>
      </w:pPr>
      <w:del w:id="238" w:author="Jaishree Kantilal Tailor" w:date="2022-07-22T06:17:00Z">
        <w:r w:rsidRPr="00C66F55" w:rsidDel="007A0DF4">
          <w:rPr>
            <w:rFonts w:asciiTheme="minorHAnsi" w:hAnsiTheme="minorHAnsi" w:cstheme="minorHAnsi"/>
            <w:szCs w:val="24"/>
          </w:rPr>
          <w:delText>C</w:delText>
        </w:r>
        <w:r w:rsidR="00107955" w:rsidRPr="00C66F55" w:rsidDel="007A0DF4">
          <w:rPr>
            <w:rFonts w:asciiTheme="minorHAnsi" w:hAnsiTheme="minorHAnsi" w:cstheme="minorHAnsi"/>
            <w:szCs w:val="24"/>
          </w:rPr>
          <w:delText xml:space="preserve">ourse </w:delText>
        </w:r>
        <w:r w:rsidR="00FC1466" w:rsidRPr="00C66F55" w:rsidDel="007A0DF4">
          <w:rPr>
            <w:rFonts w:asciiTheme="minorHAnsi" w:hAnsiTheme="minorHAnsi" w:cstheme="minorHAnsi"/>
            <w:szCs w:val="24"/>
          </w:rPr>
          <w:delText>Summary</w:delText>
        </w:r>
        <w:bookmarkEnd w:id="173"/>
        <w:bookmarkEnd w:id="174"/>
        <w:r w:rsidR="00AE52EB" w:rsidRPr="00C66F55" w:rsidDel="007A0DF4">
          <w:rPr>
            <w:rFonts w:asciiTheme="minorHAnsi" w:hAnsiTheme="minorHAnsi" w:cstheme="minorHAnsi"/>
            <w:szCs w:val="24"/>
          </w:rPr>
          <w:delText>:</w:delText>
        </w:r>
        <w:bookmarkEnd w:id="215"/>
        <w:bookmarkEnd w:id="216"/>
        <w:r w:rsidR="00E14316" w:rsidRPr="00C66F55" w:rsidDel="007A0DF4">
          <w:rPr>
            <w:rFonts w:asciiTheme="minorHAnsi" w:hAnsiTheme="minorHAnsi" w:cstheme="minorHAnsi"/>
            <w:szCs w:val="24"/>
          </w:rPr>
          <w:delText xml:space="preserve"> </w:delText>
        </w:r>
      </w:del>
    </w:p>
    <w:p w14:paraId="584A1452" w14:textId="23EB7C1E" w:rsidR="00E14316" w:rsidRPr="00C66F55" w:rsidDel="00A4300A" w:rsidRDefault="00E14316">
      <w:pPr>
        <w:ind w:left="1440" w:firstLine="0"/>
        <w:rPr>
          <w:ins w:id="239" w:author="Patrick Andrews" w:date="2022-06-21T17:45:00Z"/>
          <w:del w:id="240" w:author="Jaishree Kantilal Tailor" w:date="2022-07-22T06:16:00Z"/>
          <w:rFonts w:asciiTheme="minorHAnsi" w:hAnsiTheme="minorHAnsi" w:cstheme="minorHAnsi"/>
          <w:szCs w:val="24"/>
          <w:rPrChange w:id="241" w:author="Jaishree Kantilal Tailor" w:date="2022-09-06T06:53:00Z">
            <w:rPr>
              <w:ins w:id="242" w:author="Patrick Andrews" w:date="2022-06-21T17:45:00Z"/>
              <w:del w:id="243" w:author="Jaishree Kantilal Tailor" w:date="2022-07-22T06:16:00Z"/>
            </w:rPr>
          </w:rPrChange>
        </w:rPr>
        <w:pPrChange w:id="244" w:author="Jaishree Kantilal Tailor" w:date="2022-09-06T07:04:00Z">
          <w:pPr>
            <w:ind w:left="360"/>
          </w:pPr>
        </w:pPrChange>
      </w:pPr>
      <w:del w:id="245" w:author="Jaishree Kantilal Tailor" w:date="2022-07-22T06:16:00Z">
        <w:r w:rsidRPr="00C66F55" w:rsidDel="00A4300A">
          <w:rPr>
            <w:rFonts w:asciiTheme="minorHAnsi" w:hAnsiTheme="minorHAnsi" w:cstheme="minorHAnsi"/>
            <w:szCs w:val="24"/>
            <w:rPrChange w:id="246" w:author="Jaishree Kantilal Tailor" w:date="2022-09-06T06:53:00Z">
              <w:rPr/>
            </w:rPrChange>
          </w:rPr>
          <w:delText>The objective of the course is to</w:delText>
        </w:r>
        <w:r w:rsidR="006B59A5" w:rsidRPr="00C66F55" w:rsidDel="00A4300A">
          <w:rPr>
            <w:rFonts w:asciiTheme="minorHAnsi" w:hAnsiTheme="minorHAnsi" w:cstheme="minorHAnsi"/>
            <w:szCs w:val="24"/>
            <w:rPrChange w:id="247" w:author="Jaishree Kantilal Tailor" w:date="2022-09-06T06:53:00Z">
              <w:rPr/>
            </w:rPrChange>
          </w:rPr>
          <w:delText xml:space="preserve"> </w:delText>
        </w:r>
        <w:r w:rsidR="004F4DE5" w:rsidRPr="00C66F55" w:rsidDel="00A4300A">
          <w:rPr>
            <w:rFonts w:asciiTheme="minorHAnsi" w:hAnsiTheme="minorHAnsi" w:cstheme="minorHAnsi"/>
            <w:szCs w:val="24"/>
            <w:rPrChange w:id="248" w:author="Jaishree Kantilal Tailor" w:date="2022-09-06T06:53:00Z">
              <w:rPr/>
            </w:rPrChange>
          </w:rPr>
          <w:delText xml:space="preserve">upscale the concepts of </w:delText>
        </w:r>
        <w:r w:rsidR="000F70D0" w:rsidRPr="00C66F55" w:rsidDel="00A4300A">
          <w:rPr>
            <w:rFonts w:asciiTheme="minorHAnsi" w:hAnsiTheme="minorHAnsi" w:cstheme="minorHAnsi"/>
            <w:szCs w:val="24"/>
            <w:rPrChange w:id="249" w:author="Jaishree Kantilal Tailor" w:date="2022-09-06T06:53:00Z">
              <w:rPr/>
            </w:rPrChange>
          </w:rPr>
          <w:delText xml:space="preserve">SDLC, </w:delText>
        </w:r>
        <w:r w:rsidR="004F4DE5" w:rsidRPr="00C66F55" w:rsidDel="00A4300A">
          <w:rPr>
            <w:rFonts w:asciiTheme="minorHAnsi" w:hAnsiTheme="minorHAnsi" w:cstheme="minorHAnsi"/>
            <w:szCs w:val="24"/>
            <w:rPrChange w:id="250" w:author="Jaishree Kantilal Tailor" w:date="2022-09-06T06:53:00Z">
              <w:rPr/>
            </w:rPrChange>
          </w:rPr>
          <w:delText>software testing, it</w:delText>
        </w:r>
        <w:r w:rsidR="000F70D0" w:rsidRPr="00C66F55" w:rsidDel="00A4300A">
          <w:rPr>
            <w:rFonts w:asciiTheme="minorHAnsi" w:hAnsiTheme="minorHAnsi" w:cstheme="minorHAnsi"/>
            <w:szCs w:val="24"/>
            <w:rPrChange w:id="251" w:author="Jaishree Kantilal Tailor" w:date="2022-09-06T06:53:00Z">
              <w:rPr/>
            </w:rPrChange>
          </w:rPr>
          <w:delText>s types so as to design</w:delText>
        </w:r>
        <w:r w:rsidR="00045280" w:rsidRPr="00C66F55" w:rsidDel="00A4300A">
          <w:rPr>
            <w:rFonts w:asciiTheme="minorHAnsi" w:hAnsiTheme="minorHAnsi" w:cstheme="minorHAnsi"/>
            <w:szCs w:val="24"/>
            <w:rPrChange w:id="252" w:author="Jaishree Kantilal Tailor" w:date="2022-09-06T06:53:00Z">
              <w:rPr/>
            </w:rPrChange>
          </w:rPr>
          <w:delText xml:space="preserve"> </w:delText>
        </w:r>
        <w:r w:rsidR="000A2F66" w:rsidRPr="00C66F55" w:rsidDel="00A4300A">
          <w:rPr>
            <w:rFonts w:asciiTheme="minorHAnsi" w:hAnsiTheme="minorHAnsi" w:cstheme="minorHAnsi"/>
            <w:szCs w:val="24"/>
            <w:rPrChange w:id="253" w:author="Jaishree Kantilal Tailor" w:date="2022-09-06T06:53:00Z">
              <w:rPr/>
            </w:rPrChange>
          </w:rPr>
          <w:delText xml:space="preserve">unit </w:delText>
        </w:r>
        <w:r w:rsidR="00045280" w:rsidRPr="00C66F55" w:rsidDel="00A4300A">
          <w:rPr>
            <w:rFonts w:asciiTheme="minorHAnsi" w:hAnsiTheme="minorHAnsi" w:cstheme="minorHAnsi"/>
            <w:szCs w:val="24"/>
            <w:rPrChange w:id="254" w:author="Jaishree Kantilal Tailor" w:date="2022-09-06T06:53:00Z">
              <w:rPr/>
            </w:rPrChange>
          </w:rPr>
          <w:delText>test plan, configure</w:delText>
        </w:r>
        <w:r w:rsidR="000A2F66" w:rsidRPr="00C66F55" w:rsidDel="00A4300A">
          <w:rPr>
            <w:rFonts w:asciiTheme="minorHAnsi" w:hAnsiTheme="minorHAnsi" w:cstheme="minorHAnsi"/>
            <w:szCs w:val="24"/>
            <w:rPrChange w:id="255" w:author="Jaishree Kantilal Tailor" w:date="2022-09-06T06:53:00Z">
              <w:rPr/>
            </w:rPrChange>
          </w:rPr>
          <w:delText xml:space="preserve"> test environment</w:delText>
        </w:r>
        <w:r w:rsidR="00434194" w:rsidRPr="00C66F55" w:rsidDel="00A4300A">
          <w:rPr>
            <w:rFonts w:asciiTheme="minorHAnsi" w:hAnsiTheme="minorHAnsi" w:cstheme="minorHAnsi"/>
            <w:szCs w:val="24"/>
            <w:rPrChange w:id="256" w:author="Jaishree Kantilal Tailor" w:date="2022-09-06T06:53:00Z">
              <w:rPr/>
            </w:rPrChange>
          </w:rPr>
          <w:delText>,</w:delText>
        </w:r>
        <w:r w:rsidR="00045280" w:rsidRPr="00C66F55" w:rsidDel="00A4300A">
          <w:rPr>
            <w:rFonts w:asciiTheme="minorHAnsi" w:hAnsiTheme="minorHAnsi" w:cstheme="minorHAnsi"/>
            <w:szCs w:val="24"/>
            <w:rPrChange w:id="257" w:author="Jaishree Kantilal Tailor" w:date="2022-09-06T06:53:00Z">
              <w:rPr/>
            </w:rPrChange>
          </w:rPr>
          <w:delText xml:space="preserve"> execute test cases</w:delText>
        </w:r>
        <w:r w:rsidR="008530B1" w:rsidRPr="00C66F55" w:rsidDel="00A4300A">
          <w:rPr>
            <w:rFonts w:asciiTheme="minorHAnsi" w:hAnsiTheme="minorHAnsi" w:cstheme="minorHAnsi"/>
            <w:szCs w:val="24"/>
            <w:rPrChange w:id="258" w:author="Jaishree Kantilal Tailor" w:date="2022-09-06T06:53:00Z">
              <w:rPr/>
            </w:rPrChange>
          </w:rPr>
          <w:delText xml:space="preserve"> and assertions using Junit testing framework </w:delText>
        </w:r>
        <w:r w:rsidR="00434194" w:rsidRPr="00C66F55" w:rsidDel="00A4300A">
          <w:rPr>
            <w:rFonts w:asciiTheme="minorHAnsi" w:hAnsiTheme="minorHAnsi" w:cstheme="minorHAnsi"/>
            <w:szCs w:val="24"/>
            <w:rPrChange w:id="259" w:author="Jaishree Kantilal Tailor" w:date="2022-09-06T06:53:00Z">
              <w:rPr/>
            </w:rPrChange>
          </w:rPr>
          <w:delText>to achieve test coverage and analysis for a component under test.</w:delText>
        </w:r>
      </w:del>
    </w:p>
    <w:p w14:paraId="40E80B2A" w14:textId="359961D6" w:rsidR="005571AC" w:rsidRPr="00C66F55" w:rsidDel="00DF01D6" w:rsidRDefault="005571AC">
      <w:pPr>
        <w:ind w:left="1440" w:firstLine="0"/>
        <w:rPr>
          <w:del w:id="260" w:author="Jaishree Kantilal Tailor" w:date="2022-06-23T13:39:00Z"/>
          <w:rFonts w:asciiTheme="minorHAnsi" w:hAnsiTheme="minorHAnsi" w:cstheme="minorHAnsi"/>
          <w:szCs w:val="24"/>
          <w:rPrChange w:id="261" w:author="Jaishree Kantilal Tailor" w:date="2022-09-06T06:53:00Z">
            <w:rPr>
              <w:del w:id="262" w:author="Jaishree Kantilal Tailor" w:date="2022-06-23T13:39:00Z"/>
            </w:rPr>
          </w:rPrChange>
        </w:rPr>
        <w:pPrChange w:id="263" w:author="Jaishree Kantilal Tailor" w:date="2022-09-06T07:04:00Z">
          <w:pPr>
            <w:pStyle w:val="ListParagraph"/>
          </w:pPr>
        </w:pPrChange>
      </w:pPr>
    </w:p>
    <w:p w14:paraId="6AE5741C" w14:textId="65C736D9" w:rsidR="00BA509A" w:rsidRPr="000D2C89" w:rsidDel="00EE76ED" w:rsidRDefault="00BA509A">
      <w:pPr>
        <w:ind w:left="1440" w:firstLine="0"/>
        <w:rPr>
          <w:del w:id="264" w:author="Jaishree Kantilal Tailor" w:date="2022-07-13T15:06:00Z"/>
          <w:rFonts w:asciiTheme="minorHAnsi" w:hAnsiTheme="minorHAnsi" w:cstheme="minorHAnsi"/>
        </w:rPr>
        <w:pPrChange w:id="265" w:author="Jaishree Kantilal Tailor" w:date="2022-09-06T07:04:00Z">
          <w:pPr>
            <w:pStyle w:val="Heading1"/>
            <w:numPr>
              <w:numId w:val="2"/>
            </w:numPr>
            <w:tabs>
              <w:tab w:val="left" w:pos="540"/>
            </w:tabs>
            <w:spacing w:before="240"/>
            <w:ind w:left="720"/>
          </w:pPr>
        </w:pPrChange>
      </w:pPr>
      <w:bookmarkStart w:id="266" w:name="_Toc229764176"/>
      <w:bookmarkStart w:id="267" w:name="_Toc311197303"/>
      <w:del w:id="268" w:author="Jaishree Kantilal Tailor" w:date="2022-07-13T15:06:00Z">
        <w:r w:rsidRPr="00C66F55" w:rsidDel="00EE76ED">
          <w:rPr>
            <w:rFonts w:asciiTheme="minorHAnsi" w:hAnsiTheme="minorHAnsi" w:cstheme="minorHAnsi"/>
            <w:szCs w:val="24"/>
          </w:rPr>
          <w:delText>Learning Outcomes:</w:delText>
        </w:r>
      </w:del>
    </w:p>
    <w:p w14:paraId="5D650A65" w14:textId="0DAB3E36" w:rsidR="007E0284" w:rsidRPr="00C66F55" w:rsidDel="00A4300A" w:rsidRDefault="007E0284">
      <w:pPr>
        <w:ind w:left="1440" w:firstLine="0"/>
        <w:rPr>
          <w:del w:id="269" w:author="Jaishree Kantilal Tailor" w:date="2022-07-22T06:16:00Z"/>
          <w:rFonts w:asciiTheme="minorHAnsi" w:hAnsiTheme="minorHAnsi" w:cstheme="minorHAnsi"/>
          <w:b/>
          <w:bCs/>
          <w:szCs w:val="24"/>
          <w:rPrChange w:id="270" w:author="Jaishree Kantilal Tailor" w:date="2022-09-06T06:53:00Z">
            <w:rPr>
              <w:del w:id="271" w:author="Jaishree Kantilal Tailor" w:date="2022-07-22T06:16:00Z"/>
            </w:rPr>
          </w:rPrChange>
        </w:rPr>
        <w:pPrChange w:id="272" w:author="Jaishree Kantilal Tailor" w:date="2022-09-06T07:04:00Z">
          <w:pPr>
            <w:ind w:left="720" w:firstLine="0"/>
          </w:pPr>
        </w:pPrChange>
      </w:pPr>
      <w:del w:id="273" w:author="Jaishree Kantilal Tailor" w:date="2022-07-22T06:16:00Z">
        <w:r w:rsidRPr="00C66F55" w:rsidDel="00A4300A">
          <w:rPr>
            <w:rFonts w:asciiTheme="minorHAnsi" w:hAnsiTheme="minorHAnsi" w:cstheme="minorHAnsi"/>
            <w:b/>
            <w:bCs/>
            <w:szCs w:val="24"/>
            <w:rPrChange w:id="274" w:author="Jaishree Kantilal Tailor" w:date="2022-09-06T06:53:00Z">
              <w:rPr/>
            </w:rPrChange>
          </w:rPr>
          <w:delText xml:space="preserve">After completion of the course the participants will be </w:delText>
        </w:r>
      </w:del>
      <w:del w:id="275" w:author="Jaishree Kantilal Tailor" w:date="2022-07-01T07:46:00Z">
        <w:r w:rsidRPr="00C66F55" w:rsidDel="00DF01D6">
          <w:rPr>
            <w:rFonts w:asciiTheme="minorHAnsi" w:hAnsiTheme="minorHAnsi" w:cstheme="minorHAnsi"/>
            <w:b/>
            <w:bCs/>
            <w:szCs w:val="24"/>
            <w:rPrChange w:id="276" w:author="Jaishree Kantilal Tailor" w:date="2022-09-06T06:53:00Z">
              <w:rPr/>
            </w:rPrChange>
          </w:rPr>
          <w:delText>able :</w:delText>
        </w:r>
      </w:del>
    </w:p>
    <w:p w14:paraId="5429346E" w14:textId="7D7E506A" w:rsidR="007E0284" w:rsidRPr="00C66F55" w:rsidDel="003F03DB" w:rsidRDefault="00381663">
      <w:pPr>
        <w:ind w:left="1440" w:firstLine="0"/>
        <w:rPr>
          <w:del w:id="277" w:author="Jaishree Kantilal Tailor" w:date="2022-07-01T07:24:00Z"/>
          <w:rFonts w:asciiTheme="minorHAnsi" w:hAnsiTheme="minorHAnsi" w:cstheme="minorHAnsi"/>
          <w:szCs w:val="24"/>
          <w:rPrChange w:id="278" w:author="Jaishree Kantilal Tailor" w:date="2022-09-06T06:53:00Z">
            <w:rPr>
              <w:del w:id="279" w:author="Jaishree Kantilal Tailor" w:date="2022-07-01T07:24:00Z"/>
            </w:rPr>
          </w:rPrChange>
        </w:rPr>
        <w:pPrChange w:id="280" w:author="Jaishree Kantilal Tailor" w:date="2022-09-06T07:04:00Z">
          <w:pPr>
            <w:pStyle w:val="ListParagraph"/>
            <w:numPr>
              <w:numId w:val="45"/>
            </w:numPr>
            <w:ind w:left="1440" w:hanging="360"/>
          </w:pPr>
        </w:pPrChange>
      </w:pPr>
      <w:del w:id="281" w:author="Jaishree Kantilal Tailor" w:date="2022-07-01T07:24:00Z">
        <w:r w:rsidRPr="00C66F55" w:rsidDel="003F03DB">
          <w:rPr>
            <w:rFonts w:asciiTheme="minorHAnsi" w:hAnsiTheme="minorHAnsi" w:cstheme="minorHAnsi"/>
            <w:szCs w:val="24"/>
            <w:rPrChange w:id="282" w:author="Jaishree Kantilal Tailor" w:date="2022-09-06T06:53:00Z">
              <w:rPr/>
            </w:rPrChange>
          </w:rPr>
          <w:delText xml:space="preserve">Describe the need for </w:delText>
        </w:r>
        <w:r w:rsidR="001918D8" w:rsidRPr="00C66F55" w:rsidDel="003F03DB">
          <w:rPr>
            <w:rFonts w:asciiTheme="minorHAnsi" w:hAnsiTheme="minorHAnsi" w:cstheme="minorHAnsi"/>
            <w:szCs w:val="24"/>
            <w:rPrChange w:id="283" w:author="Jaishree Kantilal Tailor" w:date="2022-09-06T06:53:00Z">
              <w:rPr/>
            </w:rPrChange>
          </w:rPr>
          <w:delText>SDLC Models</w:delText>
        </w:r>
        <w:r w:rsidR="002F4210" w:rsidRPr="00C66F55" w:rsidDel="003F03DB">
          <w:rPr>
            <w:rFonts w:asciiTheme="minorHAnsi" w:hAnsiTheme="minorHAnsi" w:cstheme="minorHAnsi"/>
            <w:szCs w:val="24"/>
            <w:rPrChange w:id="284" w:author="Jaishree Kantilal Tailor" w:date="2022-09-06T06:53:00Z">
              <w:rPr/>
            </w:rPrChange>
          </w:rPr>
          <w:delText>,</w:delText>
        </w:r>
        <w:r w:rsidR="001918D8" w:rsidRPr="00C66F55" w:rsidDel="003F03DB">
          <w:rPr>
            <w:rFonts w:asciiTheme="minorHAnsi" w:hAnsiTheme="minorHAnsi" w:cstheme="minorHAnsi"/>
            <w:szCs w:val="24"/>
            <w:rPrChange w:id="285" w:author="Jaishree Kantilal Tailor" w:date="2022-09-06T06:53:00Z">
              <w:rPr/>
            </w:rPrChange>
          </w:rPr>
          <w:delText xml:space="preserve"> Software Testing</w:delText>
        </w:r>
        <w:r w:rsidR="002F4210" w:rsidRPr="00C66F55" w:rsidDel="003F03DB">
          <w:rPr>
            <w:rFonts w:asciiTheme="minorHAnsi" w:hAnsiTheme="minorHAnsi" w:cstheme="minorHAnsi"/>
            <w:szCs w:val="24"/>
            <w:rPrChange w:id="286" w:author="Jaishree Kantilal Tailor" w:date="2022-09-06T06:53:00Z">
              <w:rPr/>
            </w:rPrChange>
          </w:rPr>
          <w:delText xml:space="preserve"> and Test Levels for a Project</w:delText>
        </w:r>
        <w:r w:rsidR="005853F9" w:rsidRPr="00C66F55" w:rsidDel="003F03DB">
          <w:rPr>
            <w:rFonts w:asciiTheme="minorHAnsi" w:hAnsiTheme="minorHAnsi" w:cstheme="minorHAnsi"/>
            <w:szCs w:val="24"/>
            <w:rPrChange w:id="287" w:author="Jaishree Kantilal Tailor" w:date="2022-09-06T06:53:00Z">
              <w:rPr/>
            </w:rPrChange>
          </w:rPr>
          <w:delText>.</w:delText>
        </w:r>
      </w:del>
    </w:p>
    <w:p w14:paraId="3E323E5F" w14:textId="3A8A8374" w:rsidR="0034084F" w:rsidRPr="00C66F55" w:rsidDel="003F03DB" w:rsidRDefault="002F4210">
      <w:pPr>
        <w:ind w:left="1440" w:firstLine="0"/>
        <w:rPr>
          <w:del w:id="288" w:author="Jaishree Kantilal Tailor" w:date="2022-07-01T07:24:00Z"/>
          <w:rFonts w:asciiTheme="minorHAnsi" w:hAnsiTheme="minorHAnsi" w:cstheme="minorHAnsi"/>
          <w:szCs w:val="24"/>
          <w:rPrChange w:id="289" w:author="Jaishree Kantilal Tailor" w:date="2022-09-06T06:53:00Z">
            <w:rPr>
              <w:del w:id="290" w:author="Jaishree Kantilal Tailor" w:date="2022-07-01T07:24:00Z"/>
            </w:rPr>
          </w:rPrChange>
        </w:rPr>
        <w:pPrChange w:id="291" w:author="Jaishree Kantilal Tailor" w:date="2022-09-06T07:04:00Z">
          <w:pPr>
            <w:pStyle w:val="ListParagraph"/>
            <w:numPr>
              <w:numId w:val="45"/>
            </w:numPr>
            <w:ind w:left="1440" w:hanging="360"/>
          </w:pPr>
        </w:pPrChange>
      </w:pPr>
      <w:del w:id="292" w:author="Jaishree Kantilal Tailor" w:date="2022-07-01T07:24:00Z">
        <w:r w:rsidRPr="00C66F55" w:rsidDel="003F03DB">
          <w:rPr>
            <w:rFonts w:asciiTheme="minorHAnsi" w:hAnsiTheme="minorHAnsi" w:cstheme="minorHAnsi"/>
            <w:szCs w:val="24"/>
            <w:rPrChange w:id="293" w:author="Jaishree Kantilal Tailor" w:date="2022-09-06T06:53:00Z">
              <w:rPr/>
            </w:rPrChange>
          </w:rPr>
          <w:delText xml:space="preserve">Analyze and apply </w:delText>
        </w:r>
        <w:r w:rsidR="00046B90" w:rsidRPr="00C66F55" w:rsidDel="003F03DB">
          <w:rPr>
            <w:rFonts w:asciiTheme="minorHAnsi" w:hAnsiTheme="minorHAnsi" w:cstheme="minorHAnsi"/>
            <w:szCs w:val="24"/>
            <w:rPrChange w:id="294" w:author="Jaishree Kantilal Tailor" w:date="2022-09-06T06:53:00Z">
              <w:rPr/>
            </w:rPrChange>
          </w:rPr>
          <w:delText>relevant test types for a software under test</w:delText>
        </w:r>
        <w:r w:rsidR="005853F9" w:rsidRPr="00C66F55" w:rsidDel="003F03DB">
          <w:rPr>
            <w:rFonts w:asciiTheme="minorHAnsi" w:hAnsiTheme="minorHAnsi" w:cstheme="minorHAnsi"/>
            <w:szCs w:val="24"/>
            <w:rPrChange w:id="295" w:author="Jaishree Kantilal Tailor" w:date="2022-09-06T06:53:00Z">
              <w:rPr/>
            </w:rPrChange>
          </w:rPr>
          <w:delText>.</w:delText>
        </w:r>
      </w:del>
    </w:p>
    <w:p w14:paraId="4A281E0B" w14:textId="17F3A0A9" w:rsidR="001918D8" w:rsidRPr="00C66F55" w:rsidDel="003F03DB" w:rsidRDefault="004E6765">
      <w:pPr>
        <w:ind w:left="1440" w:firstLine="0"/>
        <w:rPr>
          <w:del w:id="296" w:author="Jaishree Kantilal Tailor" w:date="2022-07-01T07:24:00Z"/>
          <w:rFonts w:asciiTheme="minorHAnsi" w:hAnsiTheme="minorHAnsi" w:cstheme="minorHAnsi"/>
          <w:szCs w:val="24"/>
          <w:rPrChange w:id="297" w:author="Jaishree Kantilal Tailor" w:date="2022-09-06T06:53:00Z">
            <w:rPr>
              <w:del w:id="298" w:author="Jaishree Kantilal Tailor" w:date="2022-07-01T07:24:00Z"/>
            </w:rPr>
          </w:rPrChange>
        </w:rPr>
        <w:pPrChange w:id="299" w:author="Jaishree Kantilal Tailor" w:date="2022-09-06T07:04:00Z">
          <w:pPr>
            <w:pStyle w:val="ListParagraph"/>
            <w:numPr>
              <w:numId w:val="45"/>
            </w:numPr>
            <w:ind w:left="1440" w:hanging="360"/>
          </w:pPr>
        </w:pPrChange>
      </w:pPr>
      <w:del w:id="300" w:author="Jaishree Kantilal Tailor" w:date="2022-07-01T07:24:00Z">
        <w:r w:rsidRPr="00C66F55" w:rsidDel="003F03DB">
          <w:rPr>
            <w:rFonts w:asciiTheme="minorHAnsi" w:hAnsiTheme="minorHAnsi" w:cstheme="minorHAnsi"/>
            <w:szCs w:val="24"/>
            <w:rPrChange w:id="301" w:author="Jaishree Kantilal Tailor" w:date="2022-09-06T06:53:00Z">
              <w:rPr/>
            </w:rPrChange>
          </w:rPr>
          <w:delText>Design test plan</w:delText>
        </w:r>
        <w:r w:rsidR="00A97AD2" w:rsidRPr="00C66F55" w:rsidDel="003F03DB">
          <w:rPr>
            <w:rFonts w:asciiTheme="minorHAnsi" w:hAnsiTheme="minorHAnsi" w:cstheme="minorHAnsi"/>
            <w:szCs w:val="24"/>
            <w:rPrChange w:id="302" w:author="Jaishree Kantilal Tailor" w:date="2022-09-06T06:53:00Z">
              <w:rPr/>
            </w:rPrChange>
          </w:rPr>
          <w:delText xml:space="preserve"> and d</w:delText>
        </w:r>
        <w:r w:rsidR="005853F9" w:rsidRPr="00C66F55" w:rsidDel="003F03DB">
          <w:rPr>
            <w:rFonts w:asciiTheme="minorHAnsi" w:hAnsiTheme="minorHAnsi" w:cstheme="minorHAnsi"/>
            <w:szCs w:val="24"/>
            <w:rPrChange w:id="303" w:author="Jaishree Kantilal Tailor" w:date="2022-09-06T06:53:00Z">
              <w:rPr/>
            </w:rPrChange>
          </w:rPr>
          <w:delText>etermine</w:delText>
        </w:r>
        <w:r w:rsidR="00074FB1" w:rsidRPr="00C66F55" w:rsidDel="003F03DB">
          <w:rPr>
            <w:rFonts w:asciiTheme="minorHAnsi" w:hAnsiTheme="minorHAnsi" w:cstheme="minorHAnsi"/>
            <w:szCs w:val="24"/>
            <w:rPrChange w:id="304" w:author="Jaishree Kantilal Tailor" w:date="2022-09-06T06:53:00Z">
              <w:rPr/>
            </w:rPrChange>
          </w:rPr>
          <w:delText xml:space="preserve"> test cases, </w:delText>
        </w:r>
        <w:r w:rsidR="007F5A9C" w:rsidRPr="00C66F55" w:rsidDel="003F03DB">
          <w:rPr>
            <w:rFonts w:asciiTheme="minorHAnsi" w:hAnsiTheme="minorHAnsi" w:cstheme="minorHAnsi"/>
            <w:szCs w:val="24"/>
            <w:rPrChange w:id="305" w:author="Jaishree Kantilal Tailor" w:date="2022-09-06T06:53:00Z">
              <w:rPr/>
            </w:rPrChange>
          </w:rPr>
          <w:delText>test suits for</w:delText>
        </w:r>
        <w:r w:rsidR="00074FB1" w:rsidRPr="00C66F55" w:rsidDel="003F03DB">
          <w:rPr>
            <w:rFonts w:asciiTheme="minorHAnsi" w:hAnsiTheme="minorHAnsi" w:cstheme="minorHAnsi"/>
            <w:szCs w:val="24"/>
            <w:rPrChange w:id="306" w:author="Jaishree Kantilal Tailor" w:date="2022-09-06T06:53:00Z">
              <w:rPr/>
            </w:rPrChange>
          </w:rPr>
          <w:delText xml:space="preserve"> a component under test.</w:delText>
        </w:r>
      </w:del>
    </w:p>
    <w:p w14:paraId="62E6BCD5" w14:textId="0A13C976" w:rsidR="007F5A9C" w:rsidRPr="00C66F55" w:rsidDel="003F03DB" w:rsidRDefault="00BB3D77">
      <w:pPr>
        <w:ind w:left="1440" w:firstLine="0"/>
        <w:rPr>
          <w:del w:id="307" w:author="Jaishree Kantilal Tailor" w:date="2022-07-01T07:24:00Z"/>
          <w:rFonts w:asciiTheme="minorHAnsi" w:hAnsiTheme="minorHAnsi" w:cstheme="minorHAnsi"/>
          <w:szCs w:val="24"/>
          <w:rPrChange w:id="308" w:author="Jaishree Kantilal Tailor" w:date="2022-09-06T06:53:00Z">
            <w:rPr>
              <w:del w:id="309" w:author="Jaishree Kantilal Tailor" w:date="2022-07-01T07:24:00Z"/>
            </w:rPr>
          </w:rPrChange>
        </w:rPr>
        <w:pPrChange w:id="310" w:author="Jaishree Kantilal Tailor" w:date="2022-09-06T07:04:00Z">
          <w:pPr>
            <w:pStyle w:val="ListParagraph"/>
            <w:numPr>
              <w:numId w:val="45"/>
            </w:numPr>
            <w:ind w:left="1440" w:hanging="360"/>
          </w:pPr>
        </w:pPrChange>
      </w:pPr>
      <w:del w:id="311" w:author="Jaishree Kantilal Tailor" w:date="2022-07-01T07:24:00Z">
        <w:r w:rsidRPr="00C66F55" w:rsidDel="003F03DB">
          <w:rPr>
            <w:rFonts w:asciiTheme="minorHAnsi" w:hAnsiTheme="minorHAnsi" w:cstheme="minorHAnsi"/>
            <w:szCs w:val="24"/>
            <w:rPrChange w:id="312" w:author="Jaishree Kantilal Tailor" w:date="2022-09-06T06:53:00Z">
              <w:rPr/>
            </w:rPrChange>
          </w:rPr>
          <w:delText>Identify</w:delText>
        </w:r>
        <w:r w:rsidR="007F5A9C" w:rsidRPr="00C66F55" w:rsidDel="003F03DB">
          <w:rPr>
            <w:rFonts w:asciiTheme="minorHAnsi" w:hAnsiTheme="minorHAnsi" w:cstheme="minorHAnsi"/>
            <w:szCs w:val="24"/>
            <w:rPrChange w:id="313" w:author="Jaishree Kantilal Tailor" w:date="2022-09-06T06:53:00Z">
              <w:rPr/>
            </w:rPrChange>
          </w:rPr>
          <w:delText xml:space="preserve"> the needs for test automation</w:delText>
        </w:r>
        <w:r w:rsidR="00A97AD2" w:rsidRPr="00C66F55" w:rsidDel="003F03DB">
          <w:rPr>
            <w:rFonts w:asciiTheme="minorHAnsi" w:hAnsiTheme="minorHAnsi" w:cstheme="minorHAnsi"/>
            <w:szCs w:val="24"/>
            <w:rPrChange w:id="314" w:author="Jaishree Kantilal Tailor" w:date="2022-09-06T06:53:00Z">
              <w:rPr/>
            </w:rPrChange>
          </w:rPr>
          <w:delText>.</w:delText>
        </w:r>
      </w:del>
    </w:p>
    <w:p w14:paraId="2661E465" w14:textId="604289BB" w:rsidR="007F5A9C" w:rsidRPr="00C66F55" w:rsidDel="00A4300A" w:rsidRDefault="00A97AD2">
      <w:pPr>
        <w:ind w:left="1440" w:firstLine="0"/>
        <w:rPr>
          <w:del w:id="315" w:author="Jaishree Kantilal Tailor" w:date="2022-07-22T06:16:00Z"/>
          <w:rFonts w:asciiTheme="minorHAnsi" w:hAnsiTheme="minorHAnsi" w:cstheme="minorHAnsi"/>
          <w:szCs w:val="24"/>
          <w:rPrChange w:id="316" w:author="Jaishree Kantilal Tailor" w:date="2022-09-06T06:53:00Z">
            <w:rPr>
              <w:del w:id="317" w:author="Jaishree Kantilal Tailor" w:date="2022-07-22T06:16:00Z"/>
            </w:rPr>
          </w:rPrChange>
        </w:rPr>
        <w:pPrChange w:id="318" w:author="Jaishree Kantilal Tailor" w:date="2022-09-06T07:04:00Z">
          <w:pPr>
            <w:pStyle w:val="ListParagraph"/>
            <w:numPr>
              <w:numId w:val="45"/>
            </w:numPr>
            <w:ind w:left="1440" w:hanging="360"/>
          </w:pPr>
        </w:pPrChange>
      </w:pPr>
      <w:del w:id="319" w:author="Jaishree Kantilal Tailor" w:date="2022-07-01T07:24:00Z">
        <w:r w:rsidRPr="00C66F55" w:rsidDel="003F03DB">
          <w:rPr>
            <w:rFonts w:asciiTheme="minorHAnsi" w:hAnsiTheme="minorHAnsi" w:cstheme="minorHAnsi"/>
            <w:szCs w:val="24"/>
            <w:rPrChange w:id="320" w:author="Jaishree Kantilal Tailor" w:date="2022-09-06T06:53:00Z">
              <w:rPr/>
            </w:rPrChange>
          </w:rPr>
          <w:delText>Configure test environment</w:delText>
        </w:r>
        <w:r w:rsidR="00C33146" w:rsidRPr="00C66F55" w:rsidDel="003F03DB">
          <w:rPr>
            <w:rFonts w:asciiTheme="minorHAnsi" w:hAnsiTheme="minorHAnsi" w:cstheme="minorHAnsi"/>
            <w:szCs w:val="24"/>
            <w:rPrChange w:id="321" w:author="Jaishree Kantilal Tailor" w:date="2022-09-06T06:53:00Z">
              <w:rPr/>
            </w:rPrChange>
          </w:rPr>
          <w:delText>, design test classes, test assertions</w:delText>
        </w:r>
        <w:r w:rsidR="00EE5AAA" w:rsidRPr="00C66F55" w:rsidDel="003F03DB">
          <w:rPr>
            <w:rFonts w:asciiTheme="minorHAnsi" w:hAnsiTheme="minorHAnsi" w:cstheme="minorHAnsi"/>
            <w:szCs w:val="24"/>
            <w:rPrChange w:id="322" w:author="Jaishree Kantilal Tailor" w:date="2022-09-06T06:53:00Z">
              <w:rPr/>
            </w:rPrChange>
          </w:rPr>
          <w:delText xml:space="preserve"> </w:delText>
        </w:r>
        <w:r w:rsidR="00DB37EC" w:rsidRPr="00C66F55" w:rsidDel="003F03DB">
          <w:rPr>
            <w:rFonts w:asciiTheme="minorHAnsi" w:hAnsiTheme="minorHAnsi" w:cstheme="minorHAnsi"/>
            <w:szCs w:val="24"/>
            <w:rPrChange w:id="323" w:author="Jaishree Kantilal Tailor" w:date="2022-09-06T06:53:00Z">
              <w:rPr/>
            </w:rPrChange>
          </w:rPr>
          <w:delText>and execute</w:delText>
        </w:r>
        <w:r w:rsidR="001D67C1" w:rsidRPr="00C66F55" w:rsidDel="003F03DB">
          <w:rPr>
            <w:rFonts w:asciiTheme="minorHAnsi" w:hAnsiTheme="minorHAnsi" w:cstheme="minorHAnsi"/>
            <w:szCs w:val="24"/>
            <w:rPrChange w:id="324" w:author="Jaishree Kantilal Tailor" w:date="2022-09-06T06:53:00Z">
              <w:rPr/>
            </w:rPrChange>
          </w:rPr>
          <w:delText xml:space="preserve"> </w:delText>
        </w:r>
        <w:r w:rsidR="006D4104" w:rsidRPr="00C66F55" w:rsidDel="003F03DB">
          <w:rPr>
            <w:rFonts w:asciiTheme="minorHAnsi" w:hAnsiTheme="minorHAnsi" w:cstheme="minorHAnsi"/>
            <w:szCs w:val="24"/>
            <w:rPrChange w:id="325" w:author="Jaishree Kantilal Tailor" w:date="2022-09-06T06:53:00Z">
              <w:rPr/>
            </w:rPrChange>
          </w:rPr>
          <w:delText xml:space="preserve">test suites </w:delText>
        </w:r>
        <w:r w:rsidR="001D67C1" w:rsidRPr="00C66F55" w:rsidDel="003F03DB">
          <w:rPr>
            <w:rFonts w:asciiTheme="minorHAnsi" w:hAnsiTheme="minorHAnsi" w:cstheme="minorHAnsi"/>
            <w:szCs w:val="24"/>
            <w:rPrChange w:id="326" w:author="Jaishree Kantilal Tailor" w:date="2022-09-06T06:53:00Z">
              <w:rPr/>
            </w:rPrChange>
          </w:rPr>
          <w:delText>using Junit framework</w:delText>
        </w:r>
        <w:r w:rsidR="00AD33E6" w:rsidRPr="00C66F55" w:rsidDel="003F03DB">
          <w:rPr>
            <w:rFonts w:asciiTheme="minorHAnsi" w:hAnsiTheme="minorHAnsi" w:cstheme="minorHAnsi"/>
            <w:szCs w:val="24"/>
            <w:rPrChange w:id="327" w:author="Jaishree Kantilal Tailor" w:date="2022-09-06T06:53:00Z">
              <w:rPr/>
            </w:rPrChange>
          </w:rPr>
          <w:delText xml:space="preserve"> and its features.</w:delText>
        </w:r>
      </w:del>
    </w:p>
    <w:p w14:paraId="5EB27A27" w14:textId="6FC17D0C" w:rsidR="001F3857" w:rsidRPr="000D2C89" w:rsidDel="00A4300A" w:rsidRDefault="00D00A09">
      <w:pPr>
        <w:ind w:left="1440" w:firstLine="0"/>
        <w:rPr>
          <w:del w:id="328" w:author="Jaishree Kantilal Tailor" w:date="2022-07-22T06:16:00Z"/>
          <w:rFonts w:asciiTheme="minorHAnsi" w:hAnsiTheme="minorHAnsi" w:cstheme="minorHAnsi"/>
        </w:rPr>
        <w:pPrChange w:id="329" w:author="Jaishree Kantilal Tailor" w:date="2022-09-06T07:04:00Z">
          <w:pPr>
            <w:pStyle w:val="Heading1"/>
            <w:numPr>
              <w:numId w:val="2"/>
            </w:numPr>
            <w:tabs>
              <w:tab w:val="left" w:pos="540"/>
            </w:tabs>
            <w:spacing w:before="240"/>
            <w:ind w:left="720"/>
          </w:pPr>
        </w:pPrChange>
      </w:pPr>
      <w:del w:id="330" w:author="Jaishree Kantilal Tailor" w:date="2022-07-22T06:16:00Z">
        <w:r w:rsidRPr="00C66F55" w:rsidDel="00A4300A">
          <w:rPr>
            <w:rFonts w:asciiTheme="minorHAnsi" w:hAnsiTheme="minorHAnsi" w:cstheme="minorHAnsi"/>
            <w:szCs w:val="24"/>
          </w:rPr>
          <w:delText>Course Content:</w:delText>
        </w:r>
      </w:del>
    </w:p>
    <w:p w14:paraId="6CB8DFE5" w14:textId="385C7F3E" w:rsidR="006129A7" w:rsidRPr="00C66F55" w:rsidDel="008F649F" w:rsidRDefault="006129A7">
      <w:pPr>
        <w:ind w:left="1440" w:firstLine="0"/>
        <w:rPr>
          <w:del w:id="331" w:author="Jaishree Kantilal Tailor" w:date="2022-06-23T10:33:00Z"/>
          <w:rFonts w:asciiTheme="minorHAnsi" w:hAnsiTheme="minorHAnsi" w:cstheme="minorHAnsi"/>
          <w:b/>
          <w:bCs/>
          <w:szCs w:val="24"/>
          <w:rPrChange w:id="332" w:author="Jaishree Kantilal Tailor" w:date="2022-09-06T06:53:00Z">
            <w:rPr>
              <w:del w:id="333" w:author="Jaishree Kantilal Tailor" w:date="2022-06-23T10:33:00Z"/>
            </w:rPr>
          </w:rPrChange>
        </w:rPr>
        <w:pPrChange w:id="334" w:author="Jaishree Kantilal Tailor" w:date="2022-09-06T07:04:00Z">
          <w:pPr>
            <w:pStyle w:val="ListParagraph"/>
            <w:numPr>
              <w:ilvl w:val="1"/>
              <w:numId w:val="44"/>
            </w:numPr>
            <w:ind w:left="1440" w:hanging="360"/>
            <w:jc w:val="both"/>
          </w:pPr>
        </w:pPrChange>
      </w:pPr>
      <w:del w:id="335" w:author="Jaishree Kantilal Tailor" w:date="2022-06-23T10:33:00Z">
        <w:r w:rsidRPr="00C66F55" w:rsidDel="008F649F">
          <w:rPr>
            <w:rFonts w:asciiTheme="minorHAnsi" w:hAnsiTheme="minorHAnsi" w:cstheme="minorHAnsi"/>
            <w:b/>
            <w:bCs/>
            <w:szCs w:val="24"/>
            <w:rPrChange w:id="336" w:author="Jaishree Kantilal Tailor" w:date="2022-09-06T06:53:00Z">
              <w:rPr/>
            </w:rPrChange>
          </w:rPr>
          <w:delText>Introduction:</w:delText>
        </w:r>
        <w:r w:rsidR="006E080E" w:rsidRPr="00C66F55" w:rsidDel="008F649F">
          <w:rPr>
            <w:rFonts w:asciiTheme="minorHAnsi" w:hAnsiTheme="minorHAnsi" w:cstheme="minorHAnsi"/>
            <w:b/>
            <w:bCs/>
            <w:szCs w:val="24"/>
            <w:rPrChange w:id="337" w:author="Jaishree Kantilal Tailor" w:date="2022-09-06T06:53:00Z">
              <w:rPr/>
            </w:rPrChange>
          </w:rPr>
          <w:delText xml:space="preserve"> Errors, Defects, Failures, Software Testing Needs, </w:delText>
        </w:r>
        <w:r w:rsidRPr="00C66F55" w:rsidDel="008F649F">
          <w:rPr>
            <w:rFonts w:asciiTheme="minorHAnsi" w:hAnsiTheme="minorHAnsi" w:cstheme="minorHAnsi"/>
            <w:b/>
            <w:bCs/>
            <w:szCs w:val="24"/>
            <w:rPrChange w:id="338" w:author="Jaishree Kantilal Tailor" w:date="2022-09-06T06:53:00Z">
              <w:rPr/>
            </w:rPrChange>
          </w:rPr>
          <w:delText xml:space="preserve">Testing Principles, SDLC Process </w:delText>
        </w:r>
        <w:r w:rsidR="007E0284" w:rsidRPr="00C66F55" w:rsidDel="008F649F">
          <w:rPr>
            <w:rFonts w:asciiTheme="minorHAnsi" w:hAnsiTheme="minorHAnsi" w:cstheme="minorHAnsi"/>
            <w:b/>
            <w:bCs/>
            <w:szCs w:val="24"/>
            <w:rPrChange w:id="339" w:author="Jaishree Kantilal Tailor" w:date="2022-09-06T06:53:00Z">
              <w:rPr/>
            </w:rPrChange>
          </w:rPr>
          <w:delText>Model:</w:delText>
        </w:r>
        <w:r w:rsidRPr="00C66F55" w:rsidDel="008F649F">
          <w:rPr>
            <w:rFonts w:asciiTheme="minorHAnsi" w:hAnsiTheme="minorHAnsi" w:cstheme="minorHAnsi"/>
            <w:b/>
            <w:bCs/>
            <w:szCs w:val="24"/>
            <w:rPrChange w:id="340" w:author="Jaishree Kantilal Tailor" w:date="2022-09-06T06:53:00Z">
              <w:rPr/>
            </w:rPrChange>
          </w:rPr>
          <w:delText xml:space="preserve"> Needs, V-Model and Agile, Requirement Engineering and </w:delText>
        </w:r>
        <w:r w:rsidR="00ED33B3" w:rsidRPr="00C66F55" w:rsidDel="008F649F">
          <w:rPr>
            <w:rFonts w:asciiTheme="minorHAnsi" w:hAnsiTheme="minorHAnsi" w:cstheme="minorHAnsi"/>
            <w:b/>
            <w:bCs/>
            <w:szCs w:val="24"/>
            <w:rPrChange w:id="341" w:author="Jaishree Kantilal Tailor" w:date="2022-09-06T06:53:00Z">
              <w:rPr/>
            </w:rPrChange>
          </w:rPr>
          <w:delText xml:space="preserve">Specification </w:delText>
        </w:r>
        <w:r w:rsidR="00A13939" w:rsidRPr="00C66F55" w:rsidDel="008F649F">
          <w:rPr>
            <w:rFonts w:asciiTheme="minorHAnsi" w:hAnsiTheme="minorHAnsi" w:cstheme="minorHAnsi"/>
            <w:b/>
            <w:bCs/>
            <w:szCs w:val="24"/>
            <w:rPrChange w:id="342" w:author="Jaishree Kantilal Tailor" w:date="2022-09-06T06:53:00Z">
              <w:rPr/>
            </w:rPrChange>
          </w:rPr>
          <w:delText xml:space="preserve">                            </w:delText>
        </w:r>
        <w:r w:rsidR="00ED33B3" w:rsidRPr="00C66F55" w:rsidDel="008F649F">
          <w:rPr>
            <w:rFonts w:asciiTheme="minorHAnsi" w:hAnsiTheme="minorHAnsi" w:cstheme="minorHAnsi"/>
            <w:b/>
            <w:bCs/>
            <w:szCs w:val="24"/>
            <w:rPrChange w:id="343" w:author="Jaishree Kantilal Tailor" w:date="2022-09-06T06:53:00Z">
              <w:rPr/>
            </w:rPrChange>
          </w:rPr>
          <w:delText>[02]</w:delText>
        </w:r>
      </w:del>
    </w:p>
    <w:p w14:paraId="25E960F6" w14:textId="3835D66C" w:rsidR="00484385" w:rsidRPr="00C66F55" w:rsidDel="008F649F" w:rsidRDefault="006129A7">
      <w:pPr>
        <w:ind w:left="1440" w:firstLine="0"/>
        <w:rPr>
          <w:del w:id="344" w:author="Jaishree Kantilal Tailor" w:date="2022-06-23T10:33:00Z"/>
          <w:rFonts w:asciiTheme="minorHAnsi" w:hAnsiTheme="minorHAnsi" w:cstheme="minorHAnsi"/>
          <w:b/>
          <w:bCs/>
          <w:szCs w:val="24"/>
          <w:rPrChange w:id="345" w:author="Jaishree Kantilal Tailor" w:date="2022-09-06T06:53:00Z">
            <w:rPr>
              <w:del w:id="346" w:author="Jaishree Kantilal Tailor" w:date="2022-06-23T10:33:00Z"/>
            </w:rPr>
          </w:rPrChange>
        </w:rPr>
        <w:pPrChange w:id="347" w:author="Jaishree Kantilal Tailor" w:date="2022-09-06T07:04:00Z">
          <w:pPr>
            <w:pStyle w:val="ListParagraph"/>
            <w:numPr>
              <w:ilvl w:val="1"/>
              <w:numId w:val="44"/>
            </w:numPr>
            <w:ind w:left="1440" w:hanging="360"/>
            <w:jc w:val="both"/>
          </w:pPr>
        </w:pPrChange>
      </w:pPr>
      <w:del w:id="348" w:author="Jaishree Kantilal Tailor" w:date="2022-06-23T10:33:00Z">
        <w:r w:rsidRPr="00C66F55" w:rsidDel="008F649F">
          <w:rPr>
            <w:rFonts w:asciiTheme="minorHAnsi" w:hAnsiTheme="minorHAnsi" w:cstheme="minorHAnsi"/>
            <w:b/>
            <w:bCs/>
            <w:szCs w:val="24"/>
            <w:rPrChange w:id="349" w:author="Jaishree Kantilal Tailor" w:date="2022-09-06T06:53:00Z">
              <w:rPr/>
            </w:rPrChange>
          </w:rPr>
          <w:delText xml:space="preserve">Test Levels and Characteristics: Unit, Integration, System, Acceptance, Test Objectives, </w:delText>
        </w:r>
        <w:r w:rsidR="00ED33B3" w:rsidRPr="00C66F55" w:rsidDel="008F649F">
          <w:rPr>
            <w:rFonts w:asciiTheme="minorHAnsi" w:hAnsiTheme="minorHAnsi" w:cstheme="minorHAnsi"/>
            <w:b/>
            <w:bCs/>
            <w:szCs w:val="24"/>
            <w:rPrChange w:id="350" w:author="Jaishree Kantilal Tailor" w:date="2022-09-06T06:53:00Z">
              <w:rPr/>
            </w:rPrChange>
          </w:rPr>
          <w:delText xml:space="preserve">Basis </w:delText>
        </w:r>
        <w:r w:rsidR="00A13939" w:rsidRPr="00C66F55" w:rsidDel="008F649F">
          <w:rPr>
            <w:rFonts w:asciiTheme="minorHAnsi" w:hAnsiTheme="minorHAnsi" w:cstheme="minorHAnsi"/>
            <w:b/>
            <w:bCs/>
            <w:szCs w:val="24"/>
            <w:rPrChange w:id="351" w:author="Jaishree Kantilal Tailor" w:date="2022-09-06T06:53:00Z">
              <w:rPr/>
            </w:rPrChange>
          </w:rPr>
          <w:delText xml:space="preserve">  </w:delText>
        </w:r>
        <w:r w:rsidR="00ED33B3" w:rsidRPr="00C66F55" w:rsidDel="008F649F">
          <w:rPr>
            <w:rFonts w:asciiTheme="minorHAnsi" w:hAnsiTheme="minorHAnsi" w:cstheme="minorHAnsi"/>
            <w:b/>
            <w:bCs/>
            <w:szCs w:val="24"/>
            <w:rPrChange w:id="352" w:author="Jaishree Kantilal Tailor" w:date="2022-09-06T06:53:00Z">
              <w:rPr/>
            </w:rPrChange>
          </w:rPr>
          <w:delText>[02]</w:delText>
        </w:r>
      </w:del>
    </w:p>
    <w:p w14:paraId="580F996A" w14:textId="03626C3A" w:rsidR="006129A7" w:rsidRPr="00C66F55" w:rsidDel="00DE32F8" w:rsidRDefault="006129A7">
      <w:pPr>
        <w:ind w:left="1440" w:firstLine="0"/>
        <w:rPr>
          <w:del w:id="353" w:author="Jaishree Kantilal Tailor" w:date="2022-06-23T12:16:00Z"/>
          <w:rFonts w:asciiTheme="minorHAnsi" w:hAnsiTheme="minorHAnsi" w:cstheme="minorHAnsi"/>
          <w:b/>
          <w:bCs/>
          <w:szCs w:val="24"/>
          <w:rPrChange w:id="354" w:author="Jaishree Kantilal Tailor" w:date="2022-09-06T06:53:00Z">
            <w:rPr>
              <w:del w:id="355" w:author="Jaishree Kantilal Tailor" w:date="2022-06-23T12:16:00Z"/>
            </w:rPr>
          </w:rPrChange>
        </w:rPr>
        <w:pPrChange w:id="356" w:author="Jaishree Kantilal Tailor" w:date="2022-09-06T07:04:00Z">
          <w:pPr>
            <w:pStyle w:val="ListParagraph"/>
            <w:numPr>
              <w:ilvl w:val="1"/>
              <w:numId w:val="44"/>
            </w:numPr>
            <w:ind w:left="1440" w:hanging="360"/>
            <w:jc w:val="both"/>
          </w:pPr>
        </w:pPrChange>
      </w:pPr>
      <w:del w:id="357" w:author="Jaishree Kantilal Tailor" w:date="2022-06-23T10:33:00Z">
        <w:r w:rsidRPr="00C66F55" w:rsidDel="008F649F">
          <w:rPr>
            <w:rFonts w:asciiTheme="minorHAnsi" w:hAnsiTheme="minorHAnsi" w:cstheme="minorHAnsi"/>
            <w:b/>
            <w:bCs/>
            <w:szCs w:val="24"/>
            <w:rPrChange w:id="358" w:author="Jaishree Kantilal Tailor" w:date="2022-09-06T06:53:00Z">
              <w:rPr/>
            </w:rPrChange>
          </w:rPr>
          <w:delText>Test Types and Characteristics: Static</w:delText>
        </w:r>
        <w:r w:rsidR="00A35007" w:rsidRPr="00C66F55" w:rsidDel="008F649F">
          <w:rPr>
            <w:rFonts w:asciiTheme="minorHAnsi" w:hAnsiTheme="minorHAnsi" w:cstheme="minorHAnsi"/>
            <w:b/>
            <w:bCs/>
            <w:szCs w:val="24"/>
            <w:rPrChange w:id="359" w:author="Jaishree Kantilal Tailor" w:date="2022-09-06T06:53:00Z">
              <w:rPr/>
            </w:rPrChange>
          </w:rPr>
          <w:delText xml:space="preserve"> </w:delText>
        </w:r>
        <w:r w:rsidRPr="00C66F55" w:rsidDel="008F649F">
          <w:rPr>
            <w:rFonts w:asciiTheme="minorHAnsi" w:hAnsiTheme="minorHAnsi" w:cstheme="minorHAnsi"/>
            <w:b/>
            <w:bCs/>
            <w:szCs w:val="24"/>
            <w:rPrChange w:id="360" w:author="Jaishree Kantilal Tailor" w:date="2022-09-06T06:53:00Z">
              <w:rPr/>
            </w:rPrChange>
          </w:rPr>
          <w:delText>and Dynamic</w:delText>
        </w:r>
        <w:r w:rsidR="00A35007" w:rsidRPr="00C66F55" w:rsidDel="008F649F">
          <w:rPr>
            <w:rFonts w:asciiTheme="minorHAnsi" w:hAnsiTheme="minorHAnsi" w:cstheme="minorHAnsi"/>
            <w:b/>
            <w:bCs/>
            <w:szCs w:val="24"/>
            <w:rPrChange w:id="361" w:author="Jaishree Kantilal Tailor" w:date="2022-09-06T06:53:00Z">
              <w:rPr/>
            </w:rPrChange>
          </w:rPr>
          <w:delText xml:space="preserve"> Testing</w:delText>
        </w:r>
        <w:r w:rsidRPr="00C66F55" w:rsidDel="008F649F">
          <w:rPr>
            <w:rFonts w:asciiTheme="minorHAnsi" w:hAnsiTheme="minorHAnsi" w:cstheme="minorHAnsi"/>
            <w:b/>
            <w:bCs/>
            <w:szCs w:val="24"/>
            <w:rPrChange w:id="362" w:author="Jaishree Kantilal Tailor" w:date="2022-09-06T06:53:00Z">
              <w:rPr/>
            </w:rPrChange>
          </w:rPr>
          <w:delText>,</w:delText>
        </w:r>
        <w:r w:rsidR="00A35007" w:rsidRPr="00C66F55" w:rsidDel="008F649F">
          <w:rPr>
            <w:rFonts w:asciiTheme="minorHAnsi" w:hAnsiTheme="minorHAnsi" w:cstheme="minorHAnsi"/>
            <w:b/>
            <w:bCs/>
            <w:szCs w:val="24"/>
            <w:rPrChange w:id="363" w:author="Jaishree Kantilal Tailor" w:date="2022-09-06T06:53:00Z">
              <w:rPr/>
            </w:rPrChange>
          </w:rPr>
          <w:delText xml:space="preserve"> White-Box Testing, Black-Box Testing,</w:delText>
        </w:r>
        <w:r w:rsidRPr="00C66F55" w:rsidDel="008F649F">
          <w:rPr>
            <w:rFonts w:asciiTheme="minorHAnsi" w:hAnsiTheme="minorHAnsi" w:cstheme="minorHAnsi"/>
            <w:b/>
            <w:bCs/>
            <w:szCs w:val="24"/>
            <w:rPrChange w:id="364" w:author="Jaishree Kantilal Tailor" w:date="2022-09-06T06:53:00Z">
              <w:rPr/>
            </w:rPrChange>
          </w:rPr>
          <w:delText xml:space="preserve"> </w:delText>
        </w:r>
        <w:r w:rsidR="00A35007" w:rsidRPr="00C66F55" w:rsidDel="008F649F">
          <w:rPr>
            <w:rFonts w:asciiTheme="minorHAnsi" w:hAnsiTheme="minorHAnsi" w:cstheme="minorHAnsi"/>
            <w:b/>
            <w:bCs/>
            <w:szCs w:val="24"/>
            <w:rPrChange w:id="365" w:author="Jaishree Kantilal Tailor" w:date="2022-09-06T06:53:00Z">
              <w:rPr/>
            </w:rPrChange>
          </w:rPr>
          <w:delText>Structured:</w:delText>
        </w:r>
        <w:r w:rsidR="001B63A9" w:rsidRPr="00C66F55" w:rsidDel="008F649F">
          <w:rPr>
            <w:rFonts w:asciiTheme="minorHAnsi" w:hAnsiTheme="minorHAnsi" w:cstheme="minorHAnsi"/>
            <w:b/>
            <w:bCs/>
            <w:szCs w:val="24"/>
            <w:rPrChange w:id="366" w:author="Jaishree Kantilal Tailor" w:date="2022-09-06T06:53:00Z">
              <w:rPr/>
            </w:rPrChange>
          </w:rPr>
          <w:delText xml:space="preserve"> Statement Testing, Decision Testing, MCDC Testing, </w:delText>
        </w:r>
        <w:r w:rsidRPr="00C66F55" w:rsidDel="008F649F">
          <w:rPr>
            <w:rFonts w:asciiTheme="minorHAnsi" w:hAnsiTheme="minorHAnsi" w:cstheme="minorHAnsi"/>
            <w:b/>
            <w:bCs/>
            <w:szCs w:val="24"/>
            <w:rPrChange w:id="367" w:author="Jaishree Kantilal Tailor" w:date="2022-09-06T06:53:00Z">
              <w:rPr/>
            </w:rPrChange>
          </w:rPr>
          <w:delText xml:space="preserve">and </w:delText>
        </w:r>
        <w:r w:rsidR="00A35007" w:rsidRPr="00C66F55" w:rsidDel="008F649F">
          <w:rPr>
            <w:rFonts w:asciiTheme="minorHAnsi" w:hAnsiTheme="minorHAnsi" w:cstheme="minorHAnsi"/>
            <w:b/>
            <w:bCs/>
            <w:szCs w:val="24"/>
            <w:rPrChange w:id="368" w:author="Jaishree Kantilal Tailor" w:date="2022-09-06T06:53:00Z">
              <w:rPr/>
            </w:rPrChange>
          </w:rPr>
          <w:delText>Specification:</w:delText>
        </w:r>
        <w:r w:rsidR="001B63A9" w:rsidRPr="00C66F55" w:rsidDel="008F649F">
          <w:rPr>
            <w:rFonts w:asciiTheme="minorHAnsi" w:hAnsiTheme="minorHAnsi" w:cstheme="minorHAnsi"/>
            <w:b/>
            <w:bCs/>
            <w:szCs w:val="24"/>
            <w:rPrChange w:id="369" w:author="Jaishree Kantilal Tailor" w:date="2022-09-06T06:53:00Z">
              <w:rPr/>
            </w:rPrChange>
          </w:rPr>
          <w:delText xml:space="preserve"> Equivalence </w:delText>
        </w:r>
      </w:del>
      <w:del w:id="370" w:author="Jaishree Kantilal Tailor" w:date="2022-06-23T12:13:00Z">
        <w:r w:rsidR="001B63A9" w:rsidRPr="00C66F55" w:rsidDel="005B64A6">
          <w:rPr>
            <w:rFonts w:asciiTheme="minorHAnsi" w:hAnsiTheme="minorHAnsi" w:cstheme="minorHAnsi"/>
            <w:b/>
            <w:bCs/>
            <w:szCs w:val="24"/>
            <w:rPrChange w:id="371" w:author="Jaishree Kantilal Tailor" w:date="2022-09-06T06:53:00Z">
              <w:rPr/>
            </w:rPrChange>
          </w:rPr>
          <w:delText>Partitioning, Boundary Value</w:delText>
        </w:r>
        <w:r w:rsidR="00A35007" w:rsidRPr="00C66F55" w:rsidDel="005B64A6">
          <w:rPr>
            <w:rFonts w:asciiTheme="minorHAnsi" w:hAnsiTheme="minorHAnsi" w:cstheme="minorHAnsi"/>
            <w:b/>
            <w:bCs/>
            <w:szCs w:val="24"/>
            <w:rPrChange w:id="372" w:author="Jaishree Kantilal Tailor" w:date="2022-09-06T06:53:00Z">
              <w:rPr/>
            </w:rPrChange>
          </w:rPr>
          <w:delText xml:space="preserve"> Analysis, Decision Tables, State Transition, Use-Case Testing</w:delText>
        </w:r>
      </w:del>
      <w:del w:id="373" w:author="Jaishree Kantilal Tailor" w:date="2022-06-23T12:16:00Z">
        <w:r w:rsidR="00A35007" w:rsidRPr="00C66F55" w:rsidDel="00DE32F8">
          <w:rPr>
            <w:rFonts w:asciiTheme="minorHAnsi" w:hAnsiTheme="minorHAnsi" w:cstheme="minorHAnsi"/>
            <w:b/>
            <w:bCs/>
            <w:szCs w:val="24"/>
            <w:rPrChange w:id="374" w:author="Jaishree Kantilal Tailor" w:date="2022-09-06T06:53:00Z">
              <w:rPr/>
            </w:rPrChange>
          </w:rPr>
          <w:delText xml:space="preserve"> </w:delText>
        </w:r>
        <w:r w:rsidR="00A13939" w:rsidRPr="00C66F55" w:rsidDel="00DE32F8">
          <w:rPr>
            <w:rFonts w:asciiTheme="minorHAnsi" w:hAnsiTheme="minorHAnsi" w:cstheme="minorHAnsi"/>
            <w:b/>
            <w:bCs/>
            <w:szCs w:val="24"/>
            <w:rPrChange w:id="375" w:author="Jaishree Kantilal Tailor" w:date="2022-09-06T06:53:00Z">
              <w:rPr/>
            </w:rPrChange>
          </w:rPr>
          <w:delText xml:space="preserve">        </w:delText>
        </w:r>
        <w:r w:rsidR="00ED33B3" w:rsidRPr="00C66F55" w:rsidDel="00DE32F8">
          <w:rPr>
            <w:rFonts w:asciiTheme="minorHAnsi" w:hAnsiTheme="minorHAnsi" w:cstheme="minorHAnsi"/>
            <w:b/>
            <w:bCs/>
            <w:szCs w:val="24"/>
            <w:rPrChange w:id="376" w:author="Jaishree Kantilal Tailor" w:date="2022-09-06T06:53:00Z">
              <w:rPr/>
            </w:rPrChange>
          </w:rPr>
          <w:delText>[0</w:delText>
        </w:r>
        <w:r w:rsidR="00D52747" w:rsidRPr="00C66F55" w:rsidDel="00DE32F8">
          <w:rPr>
            <w:rFonts w:asciiTheme="minorHAnsi" w:hAnsiTheme="minorHAnsi" w:cstheme="minorHAnsi"/>
            <w:b/>
            <w:bCs/>
            <w:szCs w:val="24"/>
            <w:rPrChange w:id="377" w:author="Jaishree Kantilal Tailor" w:date="2022-09-06T06:53:00Z">
              <w:rPr/>
            </w:rPrChange>
          </w:rPr>
          <w:delText>2</w:delText>
        </w:r>
        <w:r w:rsidR="00ED33B3" w:rsidRPr="00C66F55" w:rsidDel="00DE32F8">
          <w:rPr>
            <w:rFonts w:asciiTheme="minorHAnsi" w:hAnsiTheme="minorHAnsi" w:cstheme="minorHAnsi"/>
            <w:b/>
            <w:bCs/>
            <w:szCs w:val="24"/>
            <w:rPrChange w:id="378" w:author="Jaishree Kantilal Tailor" w:date="2022-09-06T06:53:00Z">
              <w:rPr/>
            </w:rPrChange>
          </w:rPr>
          <w:delText>]</w:delText>
        </w:r>
      </w:del>
    </w:p>
    <w:p w14:paraId="34F6E48E" w14:textId="13138162" w:rsidR="006129A7" w:rsidRPr="00C66F55" w:rsidDel="00DE32F8" w:rsidRDefault="006129A7">
      <w:pPr>
        <w:ind w:left="1440" w:firstLine="0"/>
        <w:rPr>
          <w:del w:id="379" w:author="Jaishree Kantilal Tailor" w:date="2022-06-23T12:16:00Z"/>
          <w:rFonts w:asciiTheme="minorHAnsi" w:hAnsiTheme="minorHAnsi" w:cstheme="minorHAnsi"/>
          <w:b/>
          <w:bCs/>
          <w:szCs w:val="24"/>
          <w:rPrChange w:id="380" w:author="Jaishree Kantilal Tailor" w:date="2022-09-06T06:53:00Z">
            <w:rPr>
              <w:del w:id="381" w:author="Jaishree Kantilal Tailor" w:date="2022-06-23T12:16:00Z"/>
            </w:rPr>
          </w:rPrChange>
        </w:rPr>
        <w:pPrChange w:id="382" w:author="Jaishree Kantilal Tailor" w:date="2022-09-06T07:04:00Z">
          <w:pPr>
            <w:pStyle w:val="ListParagraph"/>
            <w:numPr>
              <w:ilvl w:val="1"/>
              <w:numId w:val="44"/>
            </w:numPr>
            <w:ind w:left="1440" w:hanging="360"/>
            <w:jc w:val="both"/>
          </w:pPr>
        </w:pPrChange>
      </w:pPr>
      <w:del w:id="383" w:author="Jaishree Kantilal Tailor" w:date="2022-06-23T12:15:00Z">
        <w:r w:rsidRPr="00C66F55" w:rsidDel="00DE32F8">
          <w:rPr>
            <w:rFonts w:asciiTheme="minorHAnsi" w:hAnsiTheme="minorHAnsi" w:cstheme="minorHAnsi"/>
            <w:b/>
            <w:bCs/>
            <w:szCs w:val="24"/>
            <w:rPrChange w:id="384" w:author="Jaishree Kantilal Tailor" w:date="2022-09-06T06:53:00Z">
              <w:rPr/>
            </w:rPrChange>
          </w:rPr>
          <w:delText>Test</w:delText>
        </w:r>
        <w:r w:rsidR="003540F6" w:rsidRPr="00C66F55" w:rsidDel="00DE32F8">
          <w:rPr>
            <w:rFonts w:asciiTheme="minorHAnsi" w:hAnsiTheme="minorHAnsi" w:cstheme="minorHAnsi"/>
            <w:b/>
            <w:bCs/>
            <w:szCs w:val="24"/>
            <w:rPrChange w:id="385" w:author="Jaishree Kantilal Tailor" w:date="2022-09-06T06:53:00Z">
              <w:rPr/>
            </w:rPrChange>
          </w:rPr>
          <w:delText xml:space="preserve">-ware Concepts: Test Case, Test Suites, Test Case Resources, Test </w:delText>
        </w:r>
        <w:r w:rsidR="00ED33B3" w:rsidRPr="00C66F55" w:rsidDel="00DE32F8">
          <w:rPr>
            <w:rFonts w:asciiTheme="minorHAnsi" w:hAnsiTheme="minorHAnsi" w:cstheme="minorHAnsi"/>
            <w:b/>
            <w:bCs/>
            <w:szCs w:val="24"/>
            <w:rPrChange w:id="386" w:author="Jaishree Kantilal Tailor" w:date="2022-09-06T06:53:00Z">
              <w:rPr/>
            </w:rPrChange>
          </w:rPr>
          <w:delText>Reports</w:delText>
        </w:r>
      </w:del>
      <w:del w:id="387" w:author="Jaishree Kantilal Tailor" w:date="2022-06-23T12:16:00Z">
        <w:r w:rsidR="00A13939" w:rsidRPr="00C66F55" w:rsidDel="00DE32F8">
          <w:rPr>
            <w:rFonts w:asciiTheme="minorHAnsi" w:hAnsiTheme="minorHAnsi" w:cstheme="minorHAnsi"/>
            <w:b/>
            <w:bCs/>
            <w:szCs w:val="24"/>
            <w:rPrChange w:id="388" w:author="Jaishree Kantilal Tailor" w:date="2022-09-06T06:53:00Z">
              <w:rPr/>
            </w:rPrChange>
          </w:rPr>
          <w:delText xml:space="preserve">                            </w:delText>
        </w:r>
        <w:r w:rsidR="00ED33B3" w:rsidRPr="00C66F55" w:rsidDel="00DE32F8">
          <w:rPr>
            <w:rFonts w:asciiTheme="minorHAnsi" w:hAnsiTheme="minorHAnsi" w:cstheme="minorHAnsi"/>
            <w:b/>
            <w:bCs/>
            <w:szCs w:val="24"/>
            <w:rPrChange w:id="389" w:author="Jaishree Kantilal Tailor" w:date="2022-09-06T06:53:00Z">
              <w:rPr/>
            </w:rPrChange>
          </w:rPr>
          <w:delText xml:space="preserve"> [01]</w:delText>
        </w:r>
      </w:del>
    </w:p>
    <w:p w14:paraId="22186331" w14:textId="0D69FEA9" w:rsidR="003540F6" w:rsidRPr="00C66F55" w:rsidDel="00DE32F8" w:rsidRDefault="005D7780">
      <w:pPr>
        <w:ind w:left="1440" w:firstLine="0"/>
        <w:rPr>
          <w:del w:id="390" w:author="Jaishree Kantilal Tailor" w:date="2022-06-23T12:16:00Z"/>
          <w:rFonts w:asciiTheme="minorHAnsi" w:hAnsiTheme="minorHAnsi" w:cstheme="minorHAnsi"/>
          <w:b/>
          <w:bCs/>
          <w:szCs w:val="24"/>
          <w:rPrChange w:id="391" w:author="Jaishree Kantilal Tailor" w:date="2022-09-06T06:53:00Z">
            <w:rPr>
              <w:del w:id="392" w:author="Jaishree Kantilal Tailor" w:date="2022-06-23T12:16:00Z"/>
            </w:rPr>
          </w:rPrChange>
        </w:rPr>
        <w:pPrChange w:id="393" w:author="Jaishree Kantilal Tailor" w:date="2022-09-06T07:04:00Z">
          <w:pPr>
            <w:pStyle w:val="ListParagraph"/>
            <w:numPr>
              <w:ilvl w:val="1"/>
              <w:numId w:val="44"/>
            </w:numPr>
            <w:ind w:left="1440" w:hanging="360"/>
            <w:jc w:val="both"/>
          </w:pPr>
        </w:pPrChange>
      </w:pPr>
      <w:del w:id="394" w:author="Jaishree Kantilal Tailor" w:date="2022-06-23T12:16:00Z">
        <w:r w:rsidRPr="00C66F55" w:rsidDel="00DE32F8">
          <w:rPr>
            <w:rFonts w:asciiTheme="minorHAnsi" w:hAnsiTheme="minorHAnsi" w:cstheme="minorHAnsi"/>
            <w:b/>
            <w:bCs/>
            <w:szCs w:val="24"/>
            <w:rPrChange w:id="395" w:author="Jaishree Kantilal Tailor" w:date="2022-09-06T06:53:00Z">
              <w:rPr/>
            </w:rPrChange>
          </w:rPr>
          <w:delText xml:space="preserve">Unit </w:delText>
        </w:r>
        <w:r w:rsidR="003540F6" w:rsidRPr="00C66F55" w:rsidDel="00DE32F8">
          <w:rPr>
            <w:rFonts w:asciiTheme="minorHAnsi" w:hAnsiTheme="minorHAnsi" w:cstheme="minorHAnsi"/>
            <w:b/>
            <w:bCs/>
            <w:szCs w:val="24"/>
            <w:rPrChange w:id="396" w:author="Jaishree Kantilal Tailor" w:date="2022-09-06T06:53:00Z">
              <w:rPr/>
            </w:rPrChange>
          </w:rPr>
          <w:delText>Testing Process: Test Planning, Test Specification &amp; Design, Test Data Preparation, Test Case Determination with Structured and Specification Test Types, Implementation, Execution and Report Preparation</w:delText>
        </w:r>
        <w:r w:rsidR="00ED33B3" w:rsidRPr="00C66F55" w:rsidDel="00DE32F8">
          <w:rPr>
            <w:rFonts w:asciiTheme="minorHAnsi" w:hAnsiTheme="minorHAnsi" w:cstheme="minorHAnsi"/>
            <w:b/>
            <w:bCs/>
            <w:szCs w:val="24"/>
            <w:rPrChange w:id="397" w:author="Jaishree Kantilal Tailor" w:date="2022-09-06T06:53:00Z">
              <w:rPr/>
            </w:rPrChange>
          </w:rPr>
          <w:delText xml:space="preserve"> </w:delText>
        </w:r>
        <w:r w:rsidR="00A13939" w:rsidRPr="00C66F55" w:rsidDel="00DE32F8">
          <w:rPr>
            <w:rFonts w:asciiTheme="minorHAnsi" w:hAnsiTheme="minorHAnsi" w:cstheme="minorHAnsi"/>
            <w:b/>
            <w:bCs/>
            <w:szCs w:val="24"/>
            <w:rPrChange w:id="398" w:author="Jaishree Kantilal Tailor" w:date="2022-09-06T06:53:00Z">
              <w:rPr/>
            </w:rPrChange>
          </w:rPr>
          <w:delText xml:space="preserve">                                                                                                                                     </w:delText>
        </w:r>
        <w:r w:rsidR="00ED33B3" w:rsidRPr="00C66F55" w:rsidDel="00DE32F8">
          <w:rPr>
            <w:rFonts w:asciiTheme="minorHAnsi" w:hAnsiTheme="minorHAnsi" w:cstheme="minorHAnsi"/>
            <w:b/>
            <w:bCs/>
            <w:szCs w:val="24"/>
            <w:rPrChange w:id="399" w:author="Jaishree Kantilal Tailor" w:date="2022-09-06T06:53:00Z">
              <w:rPr/>
            </w:rPrChange>
          </w:rPr>
          <w:delText>[0</w:delText>
        </w:r>
        <w:r w:rsidR="00D52747" w:rsidRPr="00C66F55" w:rsidDel="00DE32F8">
          <w:rPr>
            <w:rFonts w:asciiTheme="minorHAnsi" w:hAnsiTheme="minorHAnsi" w:cstheme="minorHAnsi"/>
            <w:b/>
            <w:bCs/>
            <w:szCs w:val="24"/>
            <w:rPrChange w:id="400" w:author="Jaishree Kantilal Tailor" w:date="2022-09-06T06:53:00Z">
              <w:rPr/>
            </w:rPrChange>
          </w:rPr>
          <w:delText>2</w:delText>
        </w:r>
        <w:r w:rsidR="00ED33B3" w:rsidRPr="00C66F55" w:rsidDel="00DE32F8">
          <w:rPr>
            <w:rFonts w:asciiTheme="minorHAnsi" w:hAnsiTheme="minorHAnsi" w:cstheme="minorHAnsi"/>
            <w:b/>
            <w:bCs/>
            <w:szCs w:val="24"/>
            <w:rPrChange w:id="401" w:author="Jaishree Kantilal Tailor" w:date="2022-09-06T06:53:00Z">
              <w:rPr/>
            </w:rPrChange>
          </w:rPr>
          <w:delText>]</w:delText>
        </w:r>
      </w:del>
    </w:p>
    <w:p w14:paraId="42E4F5F9" w14:textId="5D6DDD8C" w:rsidR="003540F6" w:rsidRPr="00C66F55" w:rsidDel="00DE32F8" w:rsidRDefault="005D7780">
      <w:pPr>
        <w:ind w:left="1440" w:firstLine="0"/>
        <w:rPr>
          <w:del w:id="402" w:author="Jaishree Kantilal Tailor" w:date="2022-06-23T12:16:00Z"/>
          <w:rFonts w:asciiTheme="minorHAnsi" w:hAnsiTheme="minorHAnsi" w:cstheme="minorHAnsi"/>
          <w:b/>
          <w:bCs/>
          <w:szCs w:val="24"/>
          <w:rPrChange w:id="403" w:author="Jaishree Kantilal Tailor" w:date="2022-09-06T06:53:00Z">
            <w:rPr>
              <w:del w:id="404" w:author="Jaishree Kantilal Tailor" w:date="2022-06-23T12:16:00Z"/>
            </w:rPr>
          </w:rPrChange>
        </w:rPr>
        <w:pPrChange w:id="405" w:author="Jaishree Kantilal Tailor" w:date="2022-09-06T07:04:00Z">
          <w:pPr>
            <w:pStyle w:val="ListParagraph"/>
            <w:numPr>
              <w:ilvl w:val="1"/>
              <w:numId w:val="44"/>
            </w:numPr>
            <w:ind w:left="1440" w:hanging="360"/>
            <w:jc w:val="both"/>
          </w:pPr>
        </w:pPrChange>
      </w:pPr>
      <w:del w:id="406" w:author="Jaishree Kantilal Tailor" w:date="2022-06-23T12:16:00Z">
        <w:r w:rsidRPr="00C66F55" w:rsidDel="00DE32F8">
          <w:rPr>
            <w:rFonts w:asciiTheme="minorHAnsi" w:hAnsiTheme="minorHAnsi" w:cstheme="minorHAnsi"/>
            <w:b/>
            <w:bCs/>
            <w:szCs w:val="24"/>
            <w:rPrChange w:id="407" w:author="Jaishree Kantilal Tailor" w:date="2022-09-06T06:53:00Z">
              <w:rPr/>
            </w:rPrChange>
          </w:rPr>
          <w:delText xml:space="preserve">Unit </w:delText>
        </w:r>
        <w:r w:rsidR="003540F6" w:rsidRPr="00C66F55" w:rsidDel="00DE32F8">
          <w:rPr>
            <w:rFonts w:asciiTheme="minorHAnsi" w:hAnsiTheme="minorHAnsi" w:cstheme="minorHAnsi"/>
            <w:b/>
            <w:bCs/>
            <w:szCs w:val="24"/>
            <w:rPrChange w:id="408" w:author="Jaishree Kantilal Tailor" w:date="2022-09-06T06:53:00Z">
              <w:rPr/>
            </w:rPrChange>
          </w:rPr>
          <w:delText>Test Automation: Needs, Testing Tools, Test Environment Set-up, Test Configuration, Test Assertions</w:delText>
        </w:r>
        <w:r w:rsidRPr="00C66F55" w:rsidDel="00DE32F8">
          <w:rPr>
            <w:rFonts w:asciiTheme="minorHAnsi" w:hAnsiTheme="minorHAnsi" w:cstheme="minorHAnsi"/>
            <w:b/>
            <w:bCs/>
            <w:szCs w:val="24"/>
            <w:rPrChange w:id="409" w:author="Jaishree Kantilal Tailor" w:date="2022-09-06T06:53:00Z">
              <w:rPr/>
            </w:rPrChange>
          </w:rPr>
          <w:delText xml:space="preserve">, </w:delText>
        </w:r>
        <w:r w:rsidR="003540F6" w:rsidRPr="00C66F55" w:rsidDel="00DE32F8">
          <w:rPr>
            <w:rFonts w:asciiTheme="minorHAnsi" w:hAnsiTheme="minorHAnsi" w:cstheme="minorHAnsi"/>
            <w:b/>
            <w:bCs/>
            <w:szCs w:val="24"/>
            <w:rPrChange w:id="410" w:author="Jaishree Kantilal Tailor" w:date="2022-09-06T06:53:00Z">
              <w:rPr/>
            </w:rPrChange>
          </w:rPr>
          <w:delText>Test Execution and Report Analysis</w:delText>
        </w:r>
        <w:r w:rsidR="00ED33B3" w:rsidRPr="00C66F55" w:rsidDel="00DE32F8">
          <w:rPr>
            <w:rFonts w:asciiTheme="minorHAnsi" w:hAnsiTheme="minorHAnsi" w:cstheme="minorHAnsi"/>
            <w:b/>
            <w:bCs/>
            <w:szCs w:val="24"/>
            <w:rPrChange w:id="411" w:author="Jaishree Kantilal Tailor" w:date="2022-09-06T06:53:00Z">
              <w:rPr/>
            </w:rPrChange>
          </w:rPr>
          <w:delText xml:space="preserve"> </w:delText>
        </w:r>
        <w:r w:rsidR="00A13939" w:rsidRPr="00C66F55" w:rsidDel="00DE32F8">
          <w:rPr>
            <w:rFonts w:asciiTheme="minorHAnsi" w:hAnsiTheme="minorHAnsi" w:cstheme="minorHAnsi"/>
            <w:b/>
            <w:bCs/>
            <w:szCs w:val="24"/>
            <w:rPrChange w:id="412" w:author="Jaishree Kantilal Tailor" w:date="2022-09-06T06:53:00Z">
              <w:rPr/>
            </w:rPrChange>
          </w:rPr>
          <w:delText xml:space="preserve">                                                                                    </w:delText>
        </w:r>
        <w:r w:rsidR="00ED33B3" w:rsidRPr="00C66F55" w:rsidDel="00DE32F8">
          <w:rPr>
            <w:rFonts w:asciiTheme="minorHAnsi" w:hAnsiTheme="minorHAnsi" w:cstheme="minorHAnsi"/>
            <w:b/>
            <w:bCs/>
            <w:szCs w:val="24"/>
            <w:rPrChange w:id="413" w:author="Jaishree Kantilal Tailor" w:date="2022-09-06T06:53:00Z">
              <w:rPr/>
            </w:rPrChange>
          </w:rPr>
          <w:delText>[02]</w:delText>
        </w:r>
      </w:del>
    </w:p>
    <w:p w14:paraId="06B0F663" w14:textId="7A488B01" w:rsidR="005D7780" w:rsidRPr="00C66F55" w:rsidDel="00DE32F8" w:rsidRDefault="005D7780">
      <w:pPr>
        <w:ind w:left="1440" w:firstLine="0"/>
        <w:rPr>
          <w:del w:id="414" w:author="Jaishree Kantilal Tailor" w:date="2022-06-23T12:16:00Z"/>
          <w:rFonts w:asciiTheme="minorHAnsi" w:hAnsiTheme="minorHAnsi" w:cstheme="minorHAnsi"/>
          <w:b/>
          <w:bCs/>
          <w:szCs w:val="24"/>
          <w:rPrChange w:id="415" w:author="Jaishree Kantilal Tailor" w:date="2022-09-06T06:53:00Z">
            <w:rPr>
              <w:del w:id="416" w:author="Jaishree Kantilal Tailor" w:date="2022-06-23T12:16:00Z"/>
            </w:rPr>
          </w:rPrChange>
        </w:rPr>
        <w:pPrChange w:id="417" w:author="Jaishree Kantilal Tailor" w:date="2022-09-06T07:04:00Z">
          <w:pPr>
            <w:pStyle w:val="ListParagraph"/>
            <w:numPr>
              <w:ilvl w:val="1"/>
              <w:numId w:val="44"/>
            </w:numPr>
            <w:ind w:left="1440" w:hanging="360"/>
            <w:jc w:val="both"/>
          </w:pPr>
        </w:pPrChange>
      </w:pPr>
      <w:del w:id="418" w:author="Jaishree Kantilal Tailor" w:date="2022-06-23T12:16:00Z">
        <w:r w:rsidRPr="00C66F55" w:rsidDel="00DE32F8">
          <w:rPr>
            <w:rFonts w:asciiTheme="minorHAnsi" w:hAnsiTheme="minorHAnsi" w:cstheme="minorHAnsi"/>
            <w:b/>
            <w:bCs/>
            <w:szCs w:val="24"/>
            <w:rPrChange w:id="419" w:author="Jaishree Kantilal Tailor" w:date="2022-09-06T06:53:00Z">
              <w:rPr/>
            </w:rPrChange>
          </w:rPr>
          <w:delText>Junit: Framework Overview, Configuration Environment, Writing Tests: Annotations, Test Classes and Methods, Assertions, Disabling Tests, Conditional Test Execution, Repeated Tests, Parameterized Tests</w:delText>
        </w:r>
        <w:r w:rsidR="007E0284" w:rsidRPr="00C66F55" w:rsidDel="00DE32F8">
          <w:rPr>
            <w:rFonts w:asciiTheme="minorHAnsi" w:hAnsiTheme="minorHAnsi" w:cstheme="minorHAnsi"/>
            <w:b/>
            <w:bCs/>
            <w:szCs w:val="24"/>
            <w:rPrChange w:id="420" w:author="Jaishree Kantilal Tailor" w:date="2022-09-06T06:53:00Z">
              <w:rPr/>
            </w:rPrChange>
          </w:rPr>
          <w:delText>, Test Mocking, Coverage Report Generation</w:delText>
        </w:r>
        <w:r w:rsidR="00ED33B3" w:rsidRPr="00C66F55" w:rsidDel="00DE32F8">
          <w:rPr>
            <w:rFonts w:asciiTheme="minorHAnsi" w:hAnsiTheme="minorHAnsi" w:cstheme="minorHAnsi"/>
            <w:b/>
            <w:bCs/>
            <w:szCs w:val="24"/>
            <w:rPrChange w:id="421" w:author="Jaishree Kantilal Tailor" w:date="2022-09-06T06:53:00Z">
              <w:rPr/>
            </w:rPrChange>
          </w:rPr>
          <w:delText xml:space="preserve"> </w:delText>
        </w:r>
        <w:r w:rsidR="00A13939" w:rsidRPr="00C66F55" w:rsidDel="00DE32F8">
          <w:rPr>
            <w:rFonts w:asciiTheme="minorHAnsi" w:hAnsiTheme="minorHAnsi" w:cstheme="minorHAnsi"/>
            <w:b/>
            <w:bCs/>
            <w:szCs w:val="24"/>
            <w:rPrChange w:id="422" w:author="Jaishree Kantilal Tailor" w:date="2022-09-06T06:53:00Z">
              <w:rPr/>
            </w:rPrChange>
          </w:rPr>
          <w:delText xml:space="preserve">                                                   </w:delText>
        </w:r>
        <w:r w:rsidR="00ED33B3" w:rsidRPr="00C66F55" w:rsidDel="00DE32F8">
          <w:rPr>
            <w:rFonts w:asciiTheme="minorHAnsi" w:hAnsiTheme="minorHAnsi" w:cstheme="minorHAnsi"/>
            <w:b/>
            <w:bCs/>
            <w:szCs w:val="24"/>
            <w:rPrChange w:id="423" w:author="Jaishree Kantilal Tailor" w:date="2022-09-06T06:53:00Z">
              <w:rPr/>
            </w:rPrChange>
          </w:rPr>
          <w:delText>[0</w:delText>
        </w:r>
        <w:r w:rsidR="00D52747" w:rsidRPr="00C66F55" w:rsidDel="00DE32F8">
          <w:rPr>
            <w:rFonts w:asciiTheme="minorHAnsi" w:hAnsiTheme="minorHAnsi" w:cstheme="minorHAnsi"/>
            <w:b/>
            <w:bCs/>
            <w:szCs w:val="24"/>
            <w:rPrChange w:id="424" w:author="Jaishree Kantilal Tailor" w:date="2022-09-06T06:53:00Z">
              <w:rPr/>
            </w:rPrChange>
          </w:rPr>
          <w:delText>2</w:delText>
        </w:r>
        <w:r w:rsidR="00ED33B3" w:rsidRPr="00C66F55" w:rsidDel="00DE32F8">
          <w:rPr>
            <w:rFonts w:asciiTheme="minorHAnsi" w:hAnsiTheme="minorHAnsi" w:cstheme="minorHAnsi"/>
            <w:b/>
            <w:bCs/>
            <w:szCs w:val="24"/>
            <w:rPrChange w:id="425" w:author="Jaishree Kantilal Tailor" w:date="2022-09-06T06:53:00Z">
              <w:rPr/>
            </w:rPrChange>
          </w:rPr>
          <w:delText>]</w:delText>
        </w:r>
      </w:del>
    </w:p>
    <w:p w14:paraId="678A0808" w14:textId="748ECB69" w:rsidR="006129A7" w:rsidRPr="00C66F55" w:rsidDel="00135384" w:rsidRDefault="006129A7">
      <w:pPr>
        <w:ind w:left="1440" w:firstLine="0"/>
        <w:rPr>
          <w:del w:id="426" w:author="Jaishree Kantilal Tailor" w:date="2022-07-13T15:20:00Z"/>
          <w:rFonts w:asciiTheme="minorHAnsi" w:hAnsiTheme="minorHAnsi" w:cstheme="minorHAnsi"/>
          <w:b/>
          <w:bCs/>
          <w:szCs w:val="24"/>
          <w:rPrChange w:id="427" w:author="Jaishree Kantilal Tailor" w:date="2022-09-06T06:53:00Z">
            <w:rPr>
              <w:del w:id="428" w:author="Jaishree Kantilal Tailor" w:date="2022-07-13T15:20:00Z"/>
              <w:rFonts w:asciiTheme="minorHAnsi" w:hAnsiTheme="minorHAnsi" w:cstheme="minorHAnsi"/>
            </w:rPr>
          </w:rPrChange>
        </w:rPr>
        <w:pPrChange w:id="429" w:author="Jaishree Kantilal Tailor" w:date="2022-09-06T07:04:00Z">
          <w:pPr/>
        </w:pPrChange>
      </w:pPr>
      <w:del w:id="430" w:author="Jaishree Kantilal Tailor" w:date="2022-06-23T12:16:00Z">
        <w:r w:rsidRPr="00C66F55" w:rsidDel="00DE32F8">
          <w:rPr>
            <w:rFonts w:asciiTheme="minorHAnsi" w:hAnsiTheme="minorHAnsi" w:cstheme="minorHAnsi"/>
            <w:b/>
            <w:bCs/>
            <w:szCs w:val="24"/>
            <w:rPrChange w:id="431" w:author="Jaishree Kantilal Tailor" w:date="2022-09-06T06:53:00Z">
              <w:rPr>
                <w:rFonts w:asciiTheme="minorHAnsi" w:hAnsiTheme="minorHAnsi" w:cstheme="minorHAnsi"/>
              </w:rPr>
            </w:rPrChange>
          </w:rPr>
          <w:delText xml:space="preserve">    </w:delText>
        </w:r>
      </w:del>
      <w:del w:id="432" w:author="Jaishree Kantilal Tailor" w:date="2022-06-24T14:52:00Z">
        <w:r w:rsidRPr="00C66F55" w:rsidDel="007B310D">
          <w:rPr>
            <w:rFonts w:asciiTheme="minorHAnsi" w:hAnsiTheme="minorHAnsi" w:cstheme="minorHAnsi"/>
            <w:b/>
            <w:bCs/>
            <w:szCs w:val="24"/>
            <w:rPrChange w:id="433" w:author="Jaishree Kantilal Tailor" w:date="2022-09-06T06:53:00Z">
              <w:rPr>
                <w:rFonts w:asciiTheme="minorHAnsi" w:hAnsiTheme="minorHAnsi" w:cstheme="minorHAnsi"/>
              </w:rPr>
            </w:rPrChange>
          </w:rPr>
          <w:delText xml:space="preserve">   </w:delText>
        </w:r>
      </w:del>
    </w:p>
    <w:p w14:paraId="2E57F732" w14:textId="38EAA8B6" w:rsidR="00D00A09" w:rsidRPr="000D2C89" w:rsidDel="00A4300A" w:rsidRDefault="00D00A09">
      <w:pPr>
        <w:ind w:left="1440" w:firstLine="0"/>
        <w:rPr>
          <w:del w:id="434" w:author="Jaishree Kantilal Tailor" w:date="2022-07-22T06:16:00Z"/>
          <w:rFonts w:asciiTheme="minorHAnsi" w:hAnsiTheme="minorHAnsi" w:cstheme="minorHAnsi"/>
        </w:rPr>
        <w:pPrChange w:id="435" w:author="Jaishree Kantilal Tailor" w:date="2022-09-06T07:04:00Z">
          <w:pPr>
            <w:pStyle w:val="Heading1"/>
            <w:numPr>
              <w:numId w:val="2"/>
            </w:numPr>
            <w:tabs>
              <w:tab w:val="left" w:pos="540"/>
            </w:tabs>
            <w:spacing w:before="240"/>
            <w:ind w:left="720"/>
          </w:pPr>
        </w:pPrChange>
      </w:pPr>
      <w:del w:id="436" w:author="Jaishree Kantilal Tailor" w:date="2022-07-22T06:16:00Z">
        <w:r w:rsidRPr="00C66F55" w:rsidDel="00A4300A">
          <w:rPr>
            <w:rFonts w:asciiTheme="minorHAnsi" w:hAnsiTheme="minorHAnsi" w:cstheme="minorHAnsi"/>
            <w:szCs w:val="24"/>
          </w:rPr>
          <w:lastRenderedPageBreak/>
          <w:delText>Course Structure:</w:delText>
        </w:r>
      </w:del>
    </w:p>
    <w:tbl>
      <w:tblPr>
        <w:tblStyle w:val="TableGrid"/>
        <w:tblW w:w="5830" w:type="dxa"/>
        <w:jc w:val="center"/>
        <w:tblLook w:val="04A0" w:firstRow="1" w:lastRow="0" w:firstColumn="1" w:lastColumn="0" w:noHBand="0" w:noVBand="1"/>
        <w:tblPrChange w:id="437" w:author="Jaishree Kantilal Tailor" w:date="2022-07-11T08:45:00Z">
          <w:tblPr>
            <w:tblStyle w:val="TableGrid"/>
            <w:tblW w:w="8720" w:type="dxa"/>
            <w:jc w:val="center"/>
            <w:tblLook w:val="04A0" w:firstRow="1" w:lastRow="0" w:firstColumn="1" w:lastColumn="0" w:noHBand="0" w:noVBand="1"/>
          </w:tblPr>
        </w:tblPrChange>
      </w:tblPr>
      <w:tblGrid>
        <w:gridCol w:w="2982"/>
        <w:gridCol w:w="2848"/>
        <w:tblGridChange w:id="438">
          <w:tblGrid>
            <w:gridCol w:w="2982"/>
            <w:gridCol w:w="2848"/>
          </w:tblGrid>
        </w:tblGridChange>
      </w:tblGrid>
      <w:tr w:rsidR="00EA7C11" w:rsidRPr="00C66F55" w:rsidDel="00A4300A" w14:paraId="503392EE" w14:textId="69E8D5B8" w:rsidTr="00EA7C11">
        <w:trPr>
          <w:jc w:val="center"/>
          <w:del w:id="439" w:author="Jaishree Kantilal Tailor" w:date="2022-07-22T06:16:00Z"/>
          <w:trPrChange w:id="440" w:author="Jaishree Kantilal Tailor" w:date="2022-07-11T08:45:00Z">
            <w:trPr>
              <w:jc w:val="center"/>
            </w:trPr>
          </w:trPrChange>
        </w:trPr>
        <w:tc>
          <w:tcPr>
            <w:tcW w:w="2982" w:type="dxa"/>
            <w:tcPrChange w:id="441" w:author="Jaishree Kantilal Tailor" w:date="2022-07-11T08:45:00Z">
              <w:tcPr>
                <w:tcW w:w="2982" w:type="dxa"/>
              </w:tcPr>
            </w:tcPrChange>
          </w:tcPr>
          <w:p w14:paraId="7FB30A02" w14:textId="32B33E8A" w:rsidR="00EA7C11" w:rsidRPr="001C00BE" w:rsidDel="00A4300A" w:rsidRDefault="00EA7C11">
            <w:pPr>
              <w:ind w:left="1440" w:firstLine="0"/>
              <w:rPr>
                <w:del w:id="442" w:author="Jaishree Kantilal Tailor" w:date="2022-07-22T06:16:00Z"/>
                <w:rFonts w:asciiTheme="minorHAnsi" w:hAnsiTheme="minorHAnsi" w:cstheme="minorHAnsi"/>
                <w:b/>
                <w:szCs w:val="24"/>
              </w:rPr>
              <w:pPrChange w:id="443" w:author="Jaishree Kantilal Tailor" w:date="2022-09-06T07:04:00Z">
                <w:pPr>
                  <w:ind w:firstLine="0"/>
                  <w:jc w:val="center"/>
                </w:pPr>
              </w:pPrChange>
            </w:pPr>
            <w:del w:id="444" w:author="Jaishree Kantilal Tailor" w:date="2022-07-22T06:16:00Z">
              <w:r w:rsidRPr="001C00BE" w:rsidDel="00A4300A">
                <w:rPr>
                  <w:rFonts w:asciiTheme="minorHAnsi" w:hAnsiTheme="minorHAnsi" w:cstheme="minorHAnsi"/>
                  <w:b/>
                  <w:szCs w:val="24"/>
                </w:rPr>
                <w:delText>Activity</w:delText>
              </w:r>
            </w:del>
          </w:p>
        </w:tc>
        <w:tc>
          <w:tcPr>
            <w:tcW w:w="2848" w:type="dxa"/>
            <w:tcPrChange w:id="445" w:author="Jaishree Kantilal Tailor" w:date="2022-07-11T08:45:00Z">
              <w:tcPr>
                <w:tcW w:w="2848" w:type="dxa"/>
              </w:tcPr>
            </w:tcPrChange>
          </w:tcPr>
          <w:p w14:paraId="1293EE8F" w14:textId="55FD1A5A" w:rsidR="00EA7C11" w:rsidRPr="00C66F55" w:rsidDel="00A4300A" w:rsidRDefault="00EA7C11">
            <w:pPr>
              <w:ind w:left="1440" w:firstLine="0"/>
              <w:rPr>
                <w:del w:id="446" w:author="Jaishree Kantilal Tailor" w:date="2022-07-22T06:16:00Z"/>
                <w:rFonts w:asciiTheme="minorHAnsi" w:hAnsiTheme="minorHAnsi" w:cstheme="minorHAnsi"/>
                <w:b/>
                <w:szCs w:val="24"/>
                <w:rPrChange w:id="447" w:author="Jaishree Kantilal Tailor" w:date="2022-09-06T06:53:00Z">
                  <w:rPr>
                    <w:del w:id="448" w:author="Jaishree Kantilal Tailor" w:date="2022-07-22T06:16:00Z"/>
                    <w:rFonts w:asciiTheme="minorHAnsi" w:hAnsiTheme="minorHAnsi" w:cstheme="minorHAnsi"/>
                    <w:b/>
                  </w:rPr>
                </w:rPrChange>
              </w:rPr>
              <w:pPrChange w:id="449" w:author="Jaishree Kantilal Tailor" w:date="2022-09-06T07:04:00Z">
                <w:pPr>
                  <w:ind w:firstLine="0"/>
                  <w:jc w:val="center"/>
                </w:pPr>
              </w:pPrChange>
            </w:pPr>
            <w:del w:id="450" w:author="Jaishree Kantilal Tailor" w:date="2022-07-22T06:16:00Z">
              <w:r w:rsidRPr="00C66F55" w:rsidDel="00A4300A">
                <w:rPr>
                  <w:rFonts w:asciiTheme="minorHAnsi" w:hAnsiTheme="minorHAnsi" w:cstheme="minorHAnsi"/>
                  <w:b/>
                  <w:szCs w:val="24"/>
                  <w:rPrChange w:id="451" w:author="Jaishree Kantilal Tailor" w:date="2022-09-06T06:53:00Z">
                    <w:rPr>
                      <w:rFonts w:asciiTheme="minorHAnsi" w:hAnsiTheme="minorHAnsi" w:cstheme="minorHAnsi"/>
                      <w:b/>
                    </w:rPr>
                  </w:rPrChange>
                </w:rPr>
                <w:delText>Indicative Number of Hours</w:delText>
              </w:r>
            </w:del>
          </w:p>
        </w:tc>
      </w:tr>
      <w:tr w:rsidR="00EA7C11" w:rsidRPr="00C66F55" w:rsidDel="00A4300A" w14:paraId="5A708C90" w14:textId="1FEF08F6" w:rsidTr="00EA7C11">
        <w:trPr>
          <w:jc w:val="center"/>
          <w:del w:id="452" w:author="Jaishree Kantilal Tailor" w:date="2022-07-22T06:16:00Z"/>
          <w:trPrChange w:id="453" w:author="Jaishree Kantilal Tailor" w:date="2022-07-11T08:45:00Z">
            <w:trPr>
              <w:jc w:val="center"/>
            </w:trPr>
          </w:trPrChange>
        </w:trPr>
        <w:tc>
          <w:tcPr>
            <w:tcW w:w="2982" w:type="dxa"/>
            <w:tcPrChange w:id="454" w:author="Jaishree Kantilal Tailor" w:date="2022-07-11T08:45:00Z">
              <w:tcPr>
                <w:tcW w:w="2982" w:type="dxa"/>
              </w:tcPr>
            </w:tcPrChange>
          </w:tcPr>
          <w:p w14:paraId="65988A07" w14:textId="3DC651F7" w:rsidR="00EA7C11" w:rsidRPr="00C66F55" w:rsidDel="00A4300A" w:rsidRDefault="00EA7C11">
            <w:pPr>
              <w:ind w:left="1440" w:firstLine="0"/>
              <w:rPr>
                <w:del w:id="455" w:author="Jaishree Kantilal Tailor" w:date="2022-07-22T06:16:00Z"/>
                <w:rFonts w:asciiTheme="minorHAnsi" w:hAnsiTheme="minorHAnsi" w:cstheme="minorHAnsi"/>
                <w:szCs w:val="24"/>
                <w:rPrChange w:id="456" w:author="Jaishree Kantilal Tailor" w:date="2022-09-06T06:53:00Z">
                  <w:rPr>
                    <w:del w:id="457" w:author="Jaishree Kantilal Tailor" w:date="2022-07-22T06:16:00Z"/>
                    <w:rFonts w:asciiTheme="minorHAnsi" w:hAnsiTheme="minorHAnsi" w:cstheme="minorHAnsi"/>
                  </w:rPr>
                </w:rPrChange>
              </w:rPr>
              <w:pPrChange w:id="458" w:author="Jaishree Kantilal Tailor" w:date="2022-09-06T07:04:00Z">
                <w:pPr>
                  <w:ind w:firstLine="0"/>
                </w:pPr>
              </w:pPrChange>
            </w:pPr>
            <w:del w:id="459" w:author="Jaishree Kantilal Tailor" w:date="2022-07-22T06:16:00Z">
              <w:r w:rsidRPr="001C00BE" w:rsidDel="00A4300A">
                <w:rPr>
                  <w:rFonts w:asciiTheme="minorHAnsi" w:hAnsiTheme="minorHAnsi" w:cstheme="minorHAnsi"/>
                  <w:szCs w:val="24"/>
                </w:rPr>
                <w:delText>Pre-Read Hours</w:delText>
              </w:r>
            </w:del>
          </w:p>
        </w:tc>
        <w:tc>
          <w:tcPr>
            <w:tcW w:w="2848" w:type="dxa"/>
            <w:tcPrChange w:id="460" w:author="Jaishree Kantilal Tailor" w:date="2022-07-11T08:45:00Z">
              <w:tcPr>
                <w:tcW w:w="2848" w:type="dxa"/>
              </w:tcPr>
            </w:tcPrChange>
          </w:tcPr>
          <w:p w14:paraId="27F41905" w14:textId="398E375F" w:rsidR="00EA7C11" w:rsidRPr="00C66F55" w:rsidDel="00A4300A" w:rsidRDefault="00EA7C11">
            <w:pPr>
              <w:ind w:left="1440" w:firstLine="0"/>
              <w:rPr>
                <w:del w:id="461" w:author="Jaishree Kantilal Tailor" w:date="2022-07-22T06:16:00Z"/>
                <w:rFonts w:asciiTheme="minorHAnsi" w:hAnsiTheme="minorHAnsi" w:cstheme="minorHAnsi"/>
                <w:szCs w:val="24"/>
                <w:rPrChange w:id="462" w:author="Jaishree Kantilal Tailor" w:date="2022-09-06T06:53:00Z">
                  <w:rPr>
                    <w:del w:id="463" w:author="Jaishree Kantilal Tailor" w:date="2022-07-22T06:16:00Z"/>
                    <w:rFonts w:asciiTheme="minorHAnsi" w:hAnsiTheme="minorHAnsi" w:cstheme="minorHAnsi"/>
                  </w:rPr>
                </w:rPrChange>
              </w:rPr>
              <w:pPrChange w:id="464" w:author="Jaishree Kantilal Tailor" w:date="2022-09-06T07:04:00Z">
                <w:pPr>
                  <w:ind w:firstLine="0"/>
                  <w:jc w:val="center"/>
                </w:pPr>
              </w:pPrChange>
            </w:pPr>
            <w:del w:id="465" w:author="Jaishree Kantilal Tailor" w:date="2022-06-23T13:20:00Z">
              <w:r w:rsidRPr="00C66F55" w:rsidDel="00F8786C">
                <w:rPr>
                  <w:rFonts w:asciiTheme="minorHAnsi" w:hAnsiTheme="minorHAnsi" w:cstheme="minorHAnsi"/>
                  <w:szCs w:val="24"/>
                  <w:rPrChange w:id="466" w:author="Jaishree Kantilal Tailor" w:date="2022-09-06T06:53:00Z">
                    <w:rPr>
                      <w:rFonts w:asciiTheme="minorHAnsi" w:hAnsiTheme="minorHAnsi" w:cstheme="minorHAnsi"/>
                    </w:rPr>
                  </w:rPrChange>
                </w:rPr>
                <w:delText>2</w:delText>
              </w:r>
            </w:del>
          </w:p>
        </w:tc>
      </w:tr>
      <w:tr w:rsidR="00EA7C11" w:rsidRPr="00C66F55" w:rsidDel="00A4300A" w14:paraId="1AA958A0" w14:textId="76DBD7CD" w:rsidTr="00EA7C11">
        <w:trPr>
          <w:jc w:val="center"/>
          <w:del w:id="467" w:author="Jaishree Kantilal Tailor" w:date="2022-07-22T06:16:00Z"/>
          <w:trPrChange w:id="468" w:author="Jaishree Kantilal Tailor" w:date="2022-07-11T08:45:00Z">
            <w:trPr>
              <w:jc w:val="center"/>
            </w:trPr>
          </w:trPrChange>
        </w:trPr>
        <w:tc>
          <w:tcPr>
            <w:tcW w:w="2982" w:type="dxa"/>
            <w:tcPrChange w:id="469" w:author="Jaishree Kantilal Tailor" w:date="2022-07-11T08:45:00Z">
              <w:tcPr>
                <w:tcW w:w="2982" w:type="dxa"/>
              </w:tcPr>
            </w:tcPrChange>
          </w:tcPr>
          <w:p w14:paraId="2ACD4F8C" w14:textId="5DB04AC8" w:rsidR="00EA7C11" w:rsidRPr="00C66F55" w:rsidDel="00A4300A" w:rsidRDefault="00EA7C11">
            <w:pPr>
              <w:ind w:left="1440" w:firstLine="0"/>
              <w:rPr>
                <w:del w:id="470" w:author="Jaishree Kantilal Tailor" w:date="2022-07-22T06:16:00Z"/>
                <w:rFonts w:asciiTheme="minorHAnsi" w:hAnsiTheme="minorHAnsi" w:cstheme="minorHAnsi"/>
                <w:szCs w:val="24"/>
                <w:rPrChange w:id="471" w:author="Jaishree Kantilal Tailor" w:date="2022-09-06T06:53:00Z">
                  <w:rPr>
                    <w:del w:id="472" w:author="Jaishree Kantilal Tailor" w:date="2022-07-22T06:16:00Z"/>
                    <w:rFonts w:asciiTheme="minorHAnsi" w:hAnsiTheme="minorHAnsi" w:cstheme="minorHAnsi"/>
                  </w:rPr>
                </w:rPrChange>
              </w:rPr>
              <w:pPrChange w:id="473" w:author="Jaishree Kantilal Tailor" w:date="2022-09-06T07:04:00Z">
                <w:pPr>
                  <w:ind w:firstLine="0"/>
                </w:pPr>
              </w:pPrChange>
            </w:pPr>
            <w:del w:id="474" w:author="Jaishree Kantilal Tailor" w:date="2022-07-22T06:16:00Z">
              <w:r w:rsidRPr="001C00BE" w:rsidDel="00A4300A">
                <w:rPr>
                  <w:rFonts w:asciiTheme="minorHAnsi" w:hAnsiTheme="minorHAnsi" w:cstheme="minorHAnsi"/>
                  <w:szCs w:val="24"/>
                </w:rPr>
                <w:delText>Teaching Hours</w:delText>
              </w:r>
            </w:del>
          </w:p>
        </w:tc>
        <w:tc>
          <w:tcPr>
            <w:tcW w:w="2848" w:type="dxa"/>
            <w:tcPrChange w:id="475" w:author="Jaishree Kantilal Tailor" w:date="2022-07-11T08:45:00Z">
              <w:tcPr>
                <w:tcW w:w="2848" w:type="dxa"/>
              </w:tcPr>
            </w:tcPrChange>
          </w:tcPr>
          <w:p w14:paraId="21718288" w14:textId="445E75D9" w:rsidR="00EA7C11" w:rsidRPr="00C66F55" w:rsidDel="00A4300A" w:rsidRDefault="00EA7C11">
            <w:pPr>
              <w:ind w:left="1440" w:firstLine="0"/>
              <w:rPr>
                <w:del w:id="476" w:author="Jaishree Kantilal Tailor" w:date="2022-07-22T06:16:00Z"/>
                <w:rFonts w:asciiTheme="minorHAnsi" w:hAnsiTheme="minorHAnsi" w:cstheme="minorHAnsi"/>
                <w:szCs w:val="24"/>
                <w:rPrChange w:id="477" w:author="Jaishree Kantilal Tailor" w:date="2022-09-06T06:53:00Z">
                  <w:rPr>
                    <w:del w:id="478" w:author="Jaishree Kantilal Tailor" w:date="2022-07-22T06:16:00Z"/>
                    <w:rFonts w:asciiTheme="minorHAnsi" w:hAnsiTheme="minorHAnsi" w:cstheme="minorHAnsi"/>
                  </w:rPr>
                </w:rPrChange>
              </w:rPr>
              <w:pPrChange w:id="479" w:author="Jaishree Kantilal Tailor" w:date="2022-09-06T07:04:00Z">
                <w:pPr>
                  <w:ind w:firstLine="0"/>
                  <w:jc w:val="center"/>
                </w:pPr>
              </w:pPrChange>
            </w:pPr>
            <w:del w:id="480" w:author="Jaishree Kantilal Tailor" w:date="2022-06-23T13:22:00Z">
              <w:r w:rsidRPr="00C66F55" w:rsidDel="00F81147">
                <w:rPr>
                  <w:rFonts w:asciiTheme="minorHAnsi" w:hAnsiTheme="minorHAnsi" w:cstheme="minorHAnsi"/>
                  <w:szCs w:val="24"/>
                  <w:rPrChange w:id="481" w:author="Jaishree Kantilal Tailor" w:date="2022-09-06T06:53:00Z">
                    <w:rPr>
                      <w:rFonts w:asciiTheme="minorHAnsi" w:hAnsiTheme="minorHAnsi" w:cstheme="minorHAnsi"/>
                    </w:rPr>
                  </w:rPrChange>
                </w:rPr>
                <w:delText>13</w:delText>
              </w:r>
            </w:del>
          </w:p>
        </w:tc>
      </w:tr>
      <w:tr w:rsidR="00EA7C11" w:rsidRPr="00C66F55" w:rsidDel="00C97538" w14:paraId="1551CB95" w14:textId="77777777" w:rsidTr="00EA7C11">
        <w:trPr>
          <w:gridAfter w:val="1"/>
          <w:wAfter w:w="2848" w:type="dxa"/>
          <w:jc w:val="center"/>
          <w:del w:id="482" w:author="Jaishree Kantilal Tailor" w:date="2022-07-01T07:36:00Z"/>
          <w:trPrChange w:id="483" w:author="Jaishree Kantilal Tailor" w:date="2022-07-11T08:45:00Z">
            <w:trPr>
              <w:gridAfter w:val="1"/>
              <w:wAfter w:w="2890" w:type="dxa"/>
              <w:jc w:val="center"/>
            </w:trPr>
          </w:trPrChange>
        </w:trPr>
        <w:tc>
          <w:tcPr>
            <w:tcW w:w="2982" w:type="dxa"/>
            <w:tcPrChange w:id="484" w:author="Jaishree Kantilal Tailor" w:date="2022-07-11T08:45:00Z">
              <w:tcPr>
                <w:tcW w:w="2982" w:type="dxa"/>
              </w:tcPr>
            </w:tcPrChange>
          </w:tcPr>
          <w:p w14:paraId="6DB9B4F5" w14:textId="77A8BA1A" w:rsidR="00EA7C11" w:rsidRPr="00C66F55" w:rsidDel="00C97538" w:rsidRDefault="00EA7C11">
            <w:pPr>
              <w:ind w:left="1440" w:firstLine="0"/>
              <w:rPr>
                <w:del w:id="485" w:author="Jaishree Kantilal Tailor" w:date="2022-07-01T07:36:00Z"/>
                <w:rFonts w:asciiTheme="minorHAnsi" w:hAnsiTheme="minorHAnsi" w:cstheme="minorHAnsi"/>
                <w:szCs w:val="24"/>
                <w:rPrChange w:id="486" w:author="Jaishree Kantilal Tailor" w:date="2022-09-06T06:53:00Z">
                  <w:rPr>
                    <w:del w:id="487" w:author="Jaishree Kantilal Tailor" w:date="2022-07-01T07:36:00Z"/>
                    <w:rFonts w:asciiTheme="minorHAnsi" w:hAnsiTheme="minorHAnsi" w:cstheme="minorHAnsi"/>
                  </w:rPr>
                </w:rPrChange>
              </w:rPr>
              <w:pPrChange w:id="488" w:author="Jaishree Kantilal Tailor" w:date="2022-09-06T07:04:00Z">
                <w:pPr>
                  <w:ind w:firstLine="0"/>
                </w:pPr>
              </w:pPrChange>
            </w:pPr>
            <w:del w:id="489" w:author="Jaishree Kantilal Tailor" w:date="2022-07-01T07:36:00Z">
              <w:r w:rsidRPr="001C00BE" w:rsidDel="00C97538">
                <w:rPr>
                  <w:rFonts w:asciiTheme="minorHAnsi" w:hAnsiTheme="minorHAnsi" w:cstheme="minorHAnsi"/>
                  <w:szCs w:val="24"/>
                </w:rPr>
                <w:delText>Hands on Sessions Hours</w:delText>
              </w:r>
            </w:del>
          </w:p>
        </w:tc>
      </w:tr>
      <w:tr w:rsidR="00EA7C11" w:rsidRPr="00C66F55" w:rsidDel="00A4300A" w14:paraId="6DB34098" w14:textId="51B8801A" w:rsidTr="00EA7C11">
        <w:trPr>
          <w:jc w:val="center"/>
          <w:del w:id="490" w:author="Jaishree Kantilal Tailor" w:date="2022-07-22T06:16:00Z"/>
          <w:trPrChange w:id="491" w:author="Jaishree Kantilal Tailor" w:date="2022-07-11T08:45:00Z">
            <w:trPr>
              <w:jc w:val="center"/>
            </w:trPr>
          </w:trPrChange>
        </w:trPr>
        <w:tc>
          <w:tcPr>
            <w:tcW w:w="2982" w:type="dxa"/>
            <w:tcPrChange w:id="492" w:author="Jaishree Kantilal Tailor" w:date="2022-07-11T08:45:00Z">
              <w:tcPr>
                <w:tcW w:w="2982" w:type="dxa"/>
              </w:tcPr>
            </w:tcPrChange>
          </w:tcPr>
          <w:p w14:paraId="5E3AE10B" w14:textId="7F0BB879" w:rsidR="00EA7C11" w:rsidRPr="00C66F55" w:rsidDel="00A4300A" w:rsidRDefault="00EA7C11">
            <w:pPr>
              <w:ind w:left="1440" w:firstLine="0"/>
              <w:rPr>
                <w:del w:id="493" w:author="Jaishree Kantilal Tailor" w:date="2022-07-22T06:16:00Z"/>
                <w:rFonts w:asciiTheme="minorHAnsi" w:hAnsiTheme="minorHAnsi" w:cstheme="minorHAnsi"/>
                <w:szCs w:val="24"/>
                <w:rPrChange w:id="494" w:author="Jaishree Kantilal Tailor" w:date="2022-09-06T06:53:00Z">
                  <w:rPr>
                    <w:del w:id="495" w:author="Jaishree Kantilal Tailor" w:date="2022-07-22T06:16:00Z"/>
                    <w:rFonts w:asciiTheme="minorHAnsi" w:hAnsiTheme="minorHAnsi" w:cstheme="minorHAnsi"/>
                  </w:rPr>
                </w:rPrChange>
              </w:rPr>
              <w:pPrChange w:id="496" w:author="Jaishree Kantilal Tailor" w:date="2022-09-06T07:04:00Z">
                <w:pPr>
                  <w:ind w:firstLine="0"/>
                </w:pPr>
              </w:pPrChange>
            </w:pPr>
            <w:del w:id="497" w:author="Jaishree Kantilal Tailor" w:date="2022-07-22T06:16:00Z">
              <w:r w:rsidRPr="001C00BE" w:rsidDel="00A4300A">
                <w:rPr>
                  <w:rFonts w:asciiTheme="minorHAnsi" w:hAnsiTheme="minorHAnsi" w:cstheme="minorHAnsi"/>
                  <w:szCs w:val="24"/>
                </w:rPr>
                <w:delText>Assignments &amp; Tutorial Hours</w:delText>
              </w:r>
            </w:del>
          </w:p>
        </w:tc>
        <w:tc>
          <w:tcPr>
            <w:tcW w:w="2848" w:type="dxa"/>
            <w:tcPrChange w:id="498" w:author="Jaishree Kantilal Tailor" w:date="2022-07-11T08:45:00Z">
              <w:tcPr>
                <w:tcW w:w="2848" w:type="dxa"/>
              </w:tcPr>
            </w:tcPrChange>
          </w:tcPr>
          <w:p w14:paraId="13D857F6" w14:textId="42A51236" w:rsidR="00EA7C11" w:rsidRPr="00C66F55" w:rsidDel="00A4300A" w:rsidRDefault="00EA7C11">
            <w:pPr>
              <w:ind w:left="1440" w:firstLine="0"/>
              <w:rPr>
                <w:del w:id="499" w:author="Jaishree Kantilal Tailor" w:date="2022-07-22T06:16:00Z"/>
                <w:rFonts w:asciiTheme="minorHAnsi" w:hAnsiTheme="minorHAnsi" w:cstheme="minorHAnsi"/>
                <w:szCs w:val="24"/>
                <w:rPrChange w:id="500" w:author="Jaishree Kantilal Tailor" w:date="2022-09-06T06:53:00Z">
                  <w:rPr>
                    <w:del w:id="501" w:author="Jaishree Kantilal Tailor" w:date="2022-07-22T06:16:00Z"/>
                    <w:rFonts w:asciiTheme="minorHAnsi" w:hAnsiTheme="minorHAnsi" w:cstheme="minorHAnsi"/>
                  </w:rPr>
                </w:rPrChange>
              </w:rPr>
              <w:pPrChange w:id="502" w:author="Jaishree Kantilal Tailor" w:date="2022-09-06T07:04:00Z">
                <w:pPr>
                  <w:ind w:firstLine="0"/>
                  <w:jc w:val="center"/>
                </w:pPr>
              </w:pPrChange>
            </w:pPr>
            <w:del w:id="503" w:author="Jaishree Kantilal Tailor" w:date="2022-07-01T07:38:00Z">
              <w:r w:rsidRPr="00C66F55" w:rsidDel="00F75F26">
                <w:rPr>
                  <w:rFonts w:asciiTheme="minorHAnsi" w:hAnsiTheme="minorHAnsi" w:cstheme="minorHAnsi"/>
                  <w:szCs w:val="24"/>
                  <w:rPrChange w:id="504" w:author="Jaishree Kantilal Tailor" w:date="2022-09-06T06:53:00Z">
                    <w:rPr>
                      <w:rFonts w:asciiTheme="minorHAnsi" w:hAnsiTheme="minorHAnsi" w:cstheme="minorHAnsi"/>
                    </w:rPr>
                  </w:rPrChange>
                </w:rPr>
                <w:delText>3</w:delText>
              </w:r>
            </w:del>
          </w:p>
        </w:tc>
      </w:tr>
      <w:tr w:rsidR="00EA7C11" w:rsidRPr="00C66F55" w:rsidDel="00027C25" w14:paraId="7DFBD0A4" w14:textId="77777777" w:rsidTr="00EA7C11">
        <w:trPr>
          <w:gridAfter w:val="1"/>
          <w:wAfter w:w="2848" w:type="dxa"/>
          <w:jc w:val="center"/>
          <w:del w:id="505" w:author="Jaishree Kantilal Tailor" w:date="2022-07-01T07:35:00Z"/>
          <w:trPrChange w:id="506" w:author="Jaishree Kantilal Tailor" w:date="2022-07-11T08:45:00Z">
            <w:trPr>
              <w:gridAfter w:val="1"/>
              <w:wAfter w:w="2890" w:type="dxa"/>
              <w:jc w:val="center"/>
            </w:trPr>
          </w:trPrChange>
        </w:trPr>
        <w:tc>
          <w:tcPr>
            <w:tcW w:w="2982" w:type="dxa"/>
            <w:tcPrChange w:id="507" w:author="Jaishree Kantilal Tailor" w:date="2022-07-11T08:45:00Z">
              <w:tcPr>
                <w:tcW w:w="2982" w:type="dxa"/>
              </w:tcPr>
            </w:tcPrChange>
          </w:tcPr>
          <w:p w14:paraId="10C20B52" w14:textId="366D3FB3" w:rsidR="00EA7C11" w:rsidRPr="00C66F55" w:rsidDel="00027C25" w:rsidRDefault="00EA7C11">
            <w:pPr>
              <w:ind w:left="1440" w:firstLine="0"/>
              <w:rPr>
                <w:del w:id="508" w:author="Jaishree Kantilal Tailor" w:date="2022-07-01T07:35:00Z"/>
                <w:rFonts w:asciiTheme="minorHAnsi" w:hAnsiTheme="minorHAnsi" w:cstheme="minorHAnsi"/>
                <w:szCs w:val="24"/>
                <w:rPrChange w:id="509" w:author="Jaishree Kantilal Tailor" w:date="2022-09-06T06:53:00Z">
                  <w:rPr>
                    <w:del w:id="510" w:author="Jaishree Kantilal Tailor" w:date="2022-07-01T07:35:00Z"/>
                    <w:rFonts w:asciiTheme="minorHAnsi" w:hAnsiTheme="minorHAnsi" w:cstheme="minorHAnsi"/>
                  </w:rPr>
                </w:rPrChange>
              </w:rPr>
              <w:pPrChange w:id="511" w:author="Jaishree Kantilal Tailor" w:date="2022-09-06T07:04:00Z">
                <w:pPr>
                  <w:ind w:firstLine="0"/>
                </w:pPr>
              </w:pPrChange>
            </w:pPr>
            <w:del w:id="512" w:author="Jaishree Kantilal Tailor" w:date="2022-07-01T07:35:00Z">
              <w:r w:rsidRPr="001C00BE" w:rsidDel="00027C25">
                <w:rPr>
                  <w:rFonts w:asciiTheme="minorHAnsi" w:hAnsiTheme="minorHAnsi" w:cstheme="minorHAnsi"/>
                  <w:szCs w:val="24"/>
                </w:rPr>
                <w:delText>Mock Project Hours</w:delText>
              </w:r>
            </w:del>
          </w:p>
        </w:tc>
      </w:tr>
    </w:tbl>
    <w:p w14:paraId="3E863D52" w14:textId="66F67346" w:rsidR="005F331F" w:rsidRPr="00C66F55" w:rsidDel="007B310D" w:rsidRDefault="005F331F">
      <w:pPr>
        <w:ind w:left="1440" w:firstLine="0"/>
        <w:rPr>
          <w:del w:id="513" w:author="Jaishree Kantilal Tailor" w:date="2022-06-24T14:52:00Z"/>
          <w:rFonts w:asciiTheme="minorHAnsi" w:hAnsiTheme="minorHAnsi" w:cstheme="minorHAnsi"/>
          <w:b/>
          <w:bCs/>
          <w:szCs w:val="24"/>
          <w:rPrChange w:id="514" w:author="Jaishree Kantilal Tailor" w:date="2022-09-06T06:53:00Z">
            <w:rPr>
              <w:del w:id="515" w:author="Jaishree Kantilal Tailor" w:date="2022-06-24T14:52:00Z"/>
              <w:rFonts w:asciiTheme="minorHAnsi" w:hAnsiTheme="minorHAnsi" w:cstheme="minorHAnsi"/>
            </w:rPr>
          </w:rPrChange>
        </w:rPr>
        <w:pPrChange w:id="516" w:author="Jaishree Kantilal Tailor" w:date="2022-09-06T07:04:00Z">
          <w:pPr>
            <w:ind w:firstLine="0"/>
          </w:pPr>
        </w:pPrChange>
      </w:pPr>
    </w:p>
    <w:p w14:paraId="7F36A100" w14:textId="39F5B040" w:rsidR="00D00A09" w:rsidRPr="000D2C89" w:rsidDel="00A4300A" w:rsidRDefault="00D00A09">
      <w:pPr>
        <w:ind w:left="1440" w:firstLine="0"/>
        <w:rPr>
          <w:del w:id="517" w:author="Jaishree Kantilal Tailor" w:date="2022-07-22T06:16:00Z"/>
          <w:rFonts w:asciiTheme="minorHAnsi" w:hAnsiTheme="minorHAnsi" w:cstheme="minorHAnsi"/>
        </w:rPr>
        <w:pPrChange w:id="518" w:author="Jaishree Kantilal Tailor" w:date="2022-09-06T07:04:00Z">
          <w:pPr>
            <w:pStyle w:val="Heading1"/>
            <w:numPr>
              <w:numId w:val="2"/>
            </w:numPr>
            <w:tabs>
              <w:tab w:val="left" w:pos="540"/>
            </w:tabs>
            <w:spacing w:before="240"/>
            <w:ind w:left="720"/>
          </w:pPr>
        </w:pPrChange>
      </w:pPr>
      <w:bookmarkStart w:id="519" w:name="_Hlk36637786"/>
      <w:del w:id="520" w:author="Jaishree Kantilal Tailor" w:date="2022-07-22T06:16:00Z">
        <w:r w:rsidRPr="00C66F55" w:rsidDel="00A4300A">
          <w:rPr>
            <w:rFonts w:asciiTheme="minorHAnsi" w:hAnsiTheme="minorHAnsi" w:cstheme="minorHAnsi"/>
            <w:szCs w:val="24"/>
          </w:rPr>
          <w:delText xml:space="preserve">Course </w:delText>
        </w:r>
        <w:r w:rsidR="00586CA2" w:rsidRPr="00C66F55" w:rsidDel="00A4300A">
          <w:rPr>
            <w:rFonts w:asciiTheme="minorHAnsi" w:hAnsiTheme="minorHAnsi" w:cstheme="minorHAnsi"/>
            <w:szCs w:val="24"/>
          </w:rPr>
          <w:delText xml:space="preserve">Assessment </w:delText>
        </w:r>
        <w:r w:rsidRPr="00C66F55" w:rsidDel="00A4300A">
          <w:rPr>
            <w:rFonts w:asciiTheme="minorHAnsi" w:hAnsiTheme="minorHAnsi" w:cstheme="minorHAnsi"/>
            <w:szCs w:val="24"/>
          </w:rPr>
          <w:delText>Structure:</w:delText>
        </w:r>
      </w:del>
    </w:p>
    <w:bookmarkEnd w:id="519"/>
    <w:p w14:paraId="6DCB6646" w14:textId="21774A3D" w:rsidR="00D00A09" w:rsidRPr="00C66F55" w:rsidDel="00A4300A" w:rsidRDefault="00D00A09">
      <w:pPr>
        <w:ind w:left="1440" w:firstLine="0"/>
        <w:rPr>
          <w:del w:id="521" w:author="Jaishree Kantilal Tailor" w:date="2022-07-22T06:16:00Z"/>
          <w:rFonts w:asciiTheme="minorHAnsi" w:hAnsiTheme="minorHAnsi" w:cstheme="minorHAnsi"/>
          <w:szCs w:val="24"/>
          <w:lang w:bidi="ar-SA"/>
          <w:rPrChange w:id="522" w:author="Jaishree Kantilal Tailor" w:date="2022-09-06T06:53:00Z">
            <w:rPr>
              <w:del w:id="523" w:author="Jaishree Kantilal Tailor" w:date="2022-07-22T06:16:00Z"/>
              <w:rFonts w:asciiTheme="minorHAnsi" w:hAnsiTheme="minorHAnsi" w:cstheme="minorHAnsi"/>
              <w:sz w:val="20"/>
              <w:szCs w:val="20"/>
              <w:lang w:bidi="ar-SA"/>
            </w:rPr>
          </w:rPrChange>
        </w:rPr>
        <w:pPrChange w:id="524" w:author="Jaishree Kantilal Tailor" w:date="2022-09-06T07:04:00Z">
          <w:pPr>
            <w:jc w:val="both"/>
          </w:pPr>
        </w:pPrChange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  <w:tblPrChange w:id="525" w:author="Jaishree Kantilal Tailor" w:date="2022-07-11T08:46:00Z">
          <w:tblPr>
            <w:tblStyle w:val="TableGrid"/>
            <w:tblW w:w="0" w:type="auto"/>
            <w:jc w:val="center"/>
            <w:tblLook w:val="04A0" w:firstRow="1" w:lastRow="0" w:firstColumn="1" w:lastColumn="0" w:noHBand="0" w:noVBand="1"/>
          </w:tblPr>
        </w:tblPrChange>
      </w:tblPr>
      <w:tblGrid>
        <w:gridCol w:w="2551"/>
        <w:gridCol w:w="760"/>
        <w:gridCol w:w="760"/>
        <w:gridCol w:w="760"/>
        <w:gridCol w:w="266"/>
        <w:gridCol w:w="1331"/>
        <w:gridCol w:w="586"/>
        <w:gridCol w:w="1324"/>
        <w:gridCol w:w="249"/>
        <w:gridCol w:w="1573"/>
        <w:tblGridChange w:id="526">
          <w:tblGrid>
            <w:gridCol w:w="2318"/>
            <w:gridCol w:w="233"/>
            <w:gridCol w:w="760"/>
            <w:gridCol w:w="411"/>
            <w:gridCol w:w="349"/>
            <w:gridCol w:w="75"/>
            <w:gridCol w:w="417"/>
            <w:gridCol w:w="9"/>
            <w:gridCol w:w="259"/>
            <w:gridCol w:w="149"/>
            <w:gridCol w:w="16"/>
            <w:gridCol w:w="101"/>
            <w:gridCol w:w="293"/>
            <w:gridCol w:w="1038"/>
            <w:gridCol w:w="586"/>
            <w:gridCol w:w="1324"/>
            <w:gridCol w:w="249"/>
            <w:gridCol w:w="1573"/>
          </w:tblGrid>
        </w:tblGridChange>
      </w:tblGrid>
      <w:tr w:rsidR="00EA7C11" w:rsidRPr="00C66F55" w:rsidDel="00A4300A" w14:paraId="48A6BD55" w14:textId="2C3A7DD9" w:rsidTr="003A0F66">
        <w:trPr>
          <w:jc w:val="center"/>
          <w:del w:id="527" w:author="Jaishree Kantilal Tailor" w:date="2022-07-22T06:16:00Z"/>
          <w:trPrChange w:id="528" w:author="Jaishree Kantilal Tailor" w:date="2022-07-11T08:46:00Z">
            <w:trPr>
              <w:gridAfter w:val="0"/>
              <w:jc w:val="center"/>
            </w:trPr>
          </w:trPrChange>
        </w:trPr>
        <w:tc>
          <w:tcPr>
            <w:tcW w:w="2318" w:type="dxa"/>
            <w:vMerge w:val="restart"/>
            <w:vAlign w:val="center"/>
            <w:tcPrChange w:id="529" w:author="Jaishree Kantilal Tailor" w:date="2022-07-11T08:46:00Z">
              <w:tcPr>
                <w:tcW w:w="2318" w:type="dxa"/>
                <w:vMerge w:val="restart"/>
                <w:vAlign w:val="center"/>
              </w:tcPr>
            </w:tcPrChange>
          </w:tcPr>
          <w:p w14:paraId="2F1F6D36" w14:textId="40829A48" w:rsidR="00EA7C11" w:rsidRPr="00C66F55" w:rsidDel="00A4300A" w:rsidRDefault="00EA7C11">
            <w:pPr>
              <w:ind w:left="1440" w:firstLine="0"/>
              <w:rPr>
                <w:del w:id="530" w:author="Jaishree Kantilal Tailor" w:date="2022-07-22T06:16:00Z"/>
                <w:rFonts w:asciiTheme="minorHAnsi" w:hAnsiTheme="minorHAnsi" w:cstheme="minorHAnsi"/>
                <w:b/>
                <w:szCs w:val="24"/>
                <w:lang w:bidi="ar-SA"/>
                <w:rPrChange w:id="531" w:author="Jaishree Kantilal Tailor" w:date="2022-09-06T06:53:00Z">
                  <w:rPr>
                    <w:del w:id="532" w:author="Jaishree Kantilal Tailor" w:date="2022-07-22T06:16:00Z"/>
                    <w:rFonts w:asciiTheme="minorHAnsi" w:hAnsiTheme="minorHAnsi" w:cstheme="minorHAnsi"/>
                    <w:b/>
                    <w:sz w:val="20"/>
                    <w:szCs w:val="20"/>
                    <w:lang w:bidi="ar-SA"/>
                  </w:rPr>
                </w:rPrChange>
              </w:rPr>
              <w:pPrChange w:id="533" w:author="Jaishree Kantilal Tailor" w:date="2022-09-06T07:04:00Z">
                <w:pPr>
                  <w:ind w:firstLine="0"/>
                  <w:jc w:val="center"/>
                </w:pPr>
              </w:pPrChange>
            </w:pPr>
            <w:del w:id="534" w:author="Jaishree Kantilal Tailor" w:date="2022-07-22T06:16:00Z">
              <w:r w:rsidRPr="00C66F55" w:rsidDel="00A4300A">
                <w:rPr>
                  <w:rFonts w:asciiTheme="minorHAnsi" w:hAnsiTheme="minorHAnsi" w:cstheme="minorHAnsi"/>
                  <w:b/>
                  <w:szCs w:val="24"/>
                  <w:lang w:bidi="ar-SA"/>
                  <w:rPrChange w:id="535" w:author="Jaishree Kantilal Tailor" w:date="2022-09-06T06:53:00Z">
                    <w:rPr>
                      <w:rFonts w:asciiTheme="minorHAnsi" w:hAnsiTheme="minorHAnsi" w:cstheme="minorHAnsi"/>
                      <w:b/>
                      <w:sz w:val="20"/>
                      <w:szCs w:val="20"/>
                      <w:lang w:bidi="ar-SA"/>
                    </w:rPr>
                  </w:rPrChange>
                </w:rPr>
                <w:delText>Method of Assessment</w:delText>
              </w:r>
            </w:del>
          </w:p>
        </w:tc>
        <w:tc>
          <w:tcPr>
            <w:tcW w:w="1404" w:type="dxa"/>
            <w:gridSpan w:val="4"/>
            <w:vMerge w:val="restart"/>
            <w:vAlign w:val="center"/>
            <w:tcPrChange w:id="536" w:author="Jaishree Kantilal Tailor" w:date="2022-07-11T08:46:00Z">
              <w:tcPr>
                <w:tcW w:w="1404" w:type="dxa"/>
                <w:gridSpan w:val="3"/>
                <w:vMerge w:val="restart"/>
                <w:vAlign w:val="center"/>
              </w:tcPr>
            </w:tcPrChange>
          </w:tcPr>
          <w:p w14:paraId="63AD8C1A" w14:textId="6B9A3BEE" w:rsidR="00EA7C11" w:rsidRPr="00C66F55" w:rsidDel="00A4300A" w:rsidRDefault="00EA7C11">
            <w:pPr>
              <w:ind w:left="1440" w:firstLine="0"/>
              <w:rPr>
                <w:del w:id="537" w:author="Jaishree Kantilal Tailor" w:date="2022-07-22T06:16:00Z"/>
                <w:rFonts w:asciiTheme="minorHAnsi" w:hAnsiTheme="minorHAnsi" w:cstheme="minorHAnsi"/>
                <w:b/>
                <w:szCs w:val="24"/>
                <w:lang w:bidi="ar-SA"/>
                <w:rPrChange w:id="538" w:author="Jaishree Kantilal Tailor" w:date="2022-09-06T06:53:00Z">
                  <w:rPr>
                    <w:del w:id="539" w:author="Jaishree Kantilal Tailor" w:date="2022-07-22T06:16:00Z"/>
                    <w:rFonts w:asciiTheme="minorHAnsi" w:hAnsiTheme="minorHAnsi" w:cstheme="minorHAnsi"/>
                    <w:b/>
                    <w:sz w:val="20"/>
                    <w:szCs w:val="20"/>
                    <w:lang w:bidi="ar-SA"/>
                  </w:rPr>
                </w:rPrChange>
              </w:rPr>
              <w:pPrChange w:id="540" w:author="Jaishree Kantilal Tailor" w:date="2022-09-06T07:04:00Z">
                <w:pPr>
                  <w:ind w:firstLine="0"/>
                  <w:jc w:val="center"/>
                </w:pPr>
              </w:pPrChange>
            </w:pPr>
            <w:del w:id="541" w:author="Jaishree Kantilal Tailor" w:date="2022-07-22T06:16:00Z">
              <w:r w:rsidRPr="00C66F55" w:rsidDel="00A4300A">
                <w:rPr>
                  <w:rFonts w:asciiTheme="minorHAnsi" w:hAnsiTheme="minorHAnsi" w:cstheme="minorHAnsi"/>
                  <w:b/>
                  <w:szCs w:val="24"/>
                  <w:lang w:bidi="ar-SA"/>
                  <w:rPrChange w:id="542" w:author="Jaishree Kantilal Tailor" w:date="2022-09-06T06:53:00Z">
                    <w:rPr>
                      <w:rFonts w:asciiTheme="minorHAnsi" w:hAnsiTheme="minorHAnsi" w:cstheme="minorHAnsi"/>
                      <w:b/>
                      <w:sz w:val="20"/>
                      <w:szCs w:val="20"/>
                      <w:lang w:bidi="ar-SA"/>
                    </w:rPr>
                  </w:rPrChange>
                </w:rPr>
                <w:delText>% Weightage</w:delText>
              </w:r>
            </w:del>
          </w:p>
        </w:tc>
        <w:tc>
          <w:tcPr>
            <w:tcW w:w="1274" w:type="dxa"/>
            <w:gridSpan w:val="5"/>
            <w:tcPrChange w:id="543" w:author="Jaishree Kantilal Tailor" w:date="2022-07-11T08:46:00Z">
              <w:tcPr>
                <w:tcW w:w="1668" w:type="dxa"/>
                <w:gridSpan w:val="9"/>
              </w:tcPr>
            </w:tcPrChange>
          </w:tcPr>
          <w:p w14:paraId="13E4B955" w14:textId="1913EB67" w:rsidR="00EA7C11" w:rsidRPr="00C66F55" w:rsidDel="00A4300A" w:rsidRDefault="00EA7C11">
            <w:pPr>
              <w:ind w:left="1440" w:firstLine="0"/>
              <w:rPr>
                <w:del w:id="544" w:author="Jaishree Kantilal Tailor" w:date="2022-07-22T06:16:00Z"/>
                <w:rFonts w:asciiTheme="minorHAnsi" w:hAnsiTheme="minorHAnsi" w:cstheme="minorHAnsi"/>
                <w:b/>
                <w:szCs w:val="24"/>
                <w:lang w:bidi="ar-SA"/>
                <w:rPrChange w:id="545" w:author="Jaishree Kantilal Tailor" w:date="2022-09-06T06:53:00Z">
                  <w:rPr>
                    <w:del w:id="546" w:author="Jaishree Kantilal Tailor" w:date="2022-07-22T06:16:00Z"/>
                    <w:rFonts w:asciiTheme="minorHAnsi" w:hAnsiTheme="minorHAnsi" w:cstheme="minorHAnsi"/>
                    <w:b/>
                    <w:sz w:val="20"/>
                    <w:szCs w:val="20"/>
                    <w:lang w:bidi="ar-SA"/>
                  </w:rPr>
                </w:rPrChange>
              </w:rPr>
              <w:pPrChange w:id="547" w:author="Jaishree Kantilal Tailor" w:date="2022-09-06T07:04:00Z">
                <w:pPr>
                  <w:ind w:firstLine="0"/>
                  <w:jc w:val="center"/>
                </w:pPr>
              </w:pPrChange>
            </w:pPr>
            <w:del w:id="548" w:author="Jaishree Kantilal Tailor" w:date="2022-07-22T06:16:00Z">
              <w:r w:rsidRPr="00C66F55" w:rsidDel="00A4300A">
                <w:rPr>
                  <w:rFonts w:asciiTheme="minorHAnsi" w:hAnsiTheme="minorHAnsi" w:cstheme="minorHAnsi"/>
                  <w:b/>
                  <w:szCs w:val="24"/>
                  <w:lang w:bidi="ar-SA"/>
                  <w:rPrChange w:id="549" w:author="Jaishree Kantilal Tailor" w:date="2022-09-06T06:53:00Z">
                    <w:rPr>
                      <w:rFonts w:asciiTheme="minorHAnsi" w:hAnsiTheme="minorHAnsi" w:cstheme="minorHAnsi"/>
                      <w:b/>
                      <w:sz w:val="20"/>
                      <w:szCs w:val="20"/>
                      <w:lang w:bidi="ar-SA"/>
                    </w:rPr>
                  </w:rPrChange>
                </w:rPr>
                <w:delText>Mapping to Learning Objective</w:delText>
              </w:r>
            </w:del>
          </w:p>
        </w:tc>
      </w:tr>
      <w:tr w:rsidR="00EA7C11" w:rsidRPr="00C66F55" w:rsidDel="00A4300A" w14:paraId="3CDCFC01" w14:textId="4856A81E" w:rsidTr="003A0F66">
        <w:trPr>
          <w:jc w:val="center"/>
          <w:del w:id="550" w:author="Jaishree Kantilal Tailor" w:date="2022-07-22T06:16:00Z"/>
        </w:trPr>
        <w:tc>
          <w:tcPr>
            <w:tcW w:w="2318" w:type="dxa"/>
            <w:vMerge/>
          </w:tcPr>
          <w:p w14:paraId="3FBA3C59" w14:textId="5AFAC6D8" w:rsidR="00EA7C11" w:rsidRPr="00C66F55" w:rsidDel="00A4300A" w:rsidRDefault="00EA7C11">
            <w:pPr>
              <w:ind w:left="1440" w:firstLine="0"/>
              <w:rPr>
                <w:del w:id="551" w:author="Jaishree Kantilal Tailor" w:date="2022-07-22T06:16:00Z"/>
                <w:rFonts w:asciiTheme="minorHAnsi" w:hAnsiTheme="minorHAnsi" w:cstheme="minorHAnsi"/>
                <w:szCs w:val="24"/>
                <w:lang w:bidi="ar-SA"/>
                <w:rPrChange w:id="552" w:author="Jaishree Kantilal Tailor" w:date="2022-09-06T06:53:00Z">
                  <w:rPr>
                    <w:del w:id="553" w:author="Jaishree Kantilal Tailor" w:date="2022-07-22T06:16:00Z"/>
                    <w:rFonts w:asciiTheme="minorHAnsi" w:hAnsiTheme="minorHAnsi" w:cstheme="minorHAnsi"/>
                    <w:sz w:val="20"/>
                    <w:szCs w:val="20"/>
                    <w:lang w:bidi="ar-SA"/>
                  </w:rPr>
                </w:rPrChange>
              </w:rPr>
              <w:pPrChange w:id="554" w:author="Jaishree Kantilal Tailor" w:date="2022-09-06T07:04:00Z">
                <w:pPr>
                  <w:ind w:firstLine="0"/>
                  <w:jc w:val="both"/>
                </w:pPr>
              </w:pPrChange>
            </w:pPr>
          </w:p>
        </w:tc>
        <w:tc>
          <w:tcPr>
            <w:tcW w:w="1404" w:type="dxa"/>
            <w:gridSpan w:val="4"/>
            <w:vMerge/>
          </w:tcPr>
          <w:p w14:paraId="66A9ED55" w14:textId="61AB4494" w:rsidR="00EA7C11" w:rsidRPr="00C66F55" w:rsidDel="00A4300A" w:rsidRDefault="00EA7C11">
            <w:pPr>
              <w:ind w:left="1440" w:firstLine="0"/>
              <w:rPr>
                <w:del w:id="555" w:author="Jaishree Kantilal Tailor" w:date="2022-07-22T06:16:00Z"/>
                <w:rFonts w:asciiTheme="minorHAnsi" w:hAnsiTheme="minorHAnsi" w:cstheme="minorHAnsi"/>
                <w:szCs w:val="24"/>
                <w:lang w:bidi="ar-SA"/>
                <w:rPrChange w:id="556" w:author="Jaishree Kantilal Tailor" w:date="2022-09-06T06:53:00Z">
                  <w:rPr>
                    <w:del w:id="557" w:author="Jaishree Kantilal Tailor" w:date="2022-07-22T06:16:00Z"/>
                    <w:rFonts w:asciiTheme="minorHAnsi" w:hAnsiTheme="minorHAnsi" w:cstheme="minorHAnsi"/>
                    <w:sz w:val="20"/>
                    <w:szCs w:val="20"/>
                    <w:lang w:bidi="ar-SA"/>
                  </w:rPr>
                </w:rPrChange>
              </w:rPr>
              <w:pPrChange w:id="558" w:author="Jaishree Kantilal Tailor" w:date="2022-09-06T07:04:00Z">
                <w:pPr>
                  <w:ind w:firstLine="0"/>
                  <w:jc w:val="both"/>
                </w:pPr>
              </w:pPrChange>
            </w:pPr>
          </w:p>
        </w:tc>
        <w:tc>
          <w:tcPr>
            <w:tcW w:w="424" w:type="dxa"/>
            <w:gridSpan w:val="2"/>
          </w:tcPr>
          <w:p w14:paraId="2002CF44" w14:textId="078E0FBC" w:rsidR="00EA7C11" w:rsidRPr="00C66F55" w:rsidDel="00A4300A" w:rsidRDefault="00EA7C11">
            <w:pPr>
              <w:ind w:left="1440" w:firstLine="0"/>
              <w:rPr>
                <w:del w:id="559" w:author="Jaishree Kantilal Tailor" w:date="2022-07-22T06:16:00Z"/>
                <w:rFonts w:asciiTheme="minorHAnsi" w:hAnsiTheme="minorHAnsi" w:cstheme="minorHAnsi"/>
                <w:szCs w:val="24"/>
                <w:lang w:bidi="ar-SA"/>
                <w:rPrChange w:id="560" w:author="Jaishree Kantilal Tailor" w:date="2022-09-06T06:53:00Z">
                  <w:rPr>
                    <w:del w:id="561" w:author="Jaishree Kantilal Tailor" w:date="2022-07-22T06:16:00Z"/>
                    <w:rFonts w:asciiTheme="minorHAnsi" w:hAnsiTheme="minorHAnsi" w:cstheme="minorHAnsi"/>
                    <w:sz w:val="20"/>
                    <w:szCs w:val="20"/>
                    <w:lang w:bidi="ar-SA"/>
                  </w:rPr>
                </w:rPrChange>
              </w:rPr>
              <w:pPrChange w:id="562" w:author="Jaishree Kantilal Tailor" w:date="2022-09-06T07:04:00Z">
                <w:pPr>
                  <w:ind w:firstLine="0"/>
                  <w:jc w:val="center"/>
                </w:pPr>
              </w:pPrChange>
            </w:pPr>
            <w:del w:id="563" w:author="Jaishree Kantilal Tailor" w:date="2022-07-22T06:16:00Z">
              <w:r w:rsidRPr="00C66F55" w:rsidDel="00A4300A">
                <w:rPr>
                  <w:rFonts w:asciiTheme="minorHAnsi" w:hAnsiTheme="minorHAnsi" w:cstheme="minorHAnsi"/>
                  <w:szCs w:val="24"/>
                  <w:lang w:bidi="ar-SA"/>
                  <w:rPrChange w:id="564" w:author="Jaishree Kantilal Tailor" w:date="2022-09-06T06:53:00Z">
                    <w:rPr>
                      <w:rFonts w:asciiTheme="minorHAnsi" w:hAnsiTheme="minorHAnsi" w:cstheme="minorHAnsi"/>
                      <w:sz w:val="20"/>
                      <w:szCs w:val="20"/>
                      <w:lang w:bidi="ar-SA"/>
                    </w:rPr>
                  </w:rPrChange>
                </w:rPr>
                <w:delText>1</w:delText>
              </w:r>
            </w:del>
          </w:p>
        </w:tc>
        <w:tc>
          <w:tcPr>
            <w:tcW w:w="426" w:type="dxa"/>
            <w:gridSpan w:val="2"/>
          </w:tcPr>
          <w:p w14:paraId="26D62112" w14:textId="08AC5644" w:rsidR="00EA7C11" w:rsidRPr="00C66F55" w:rsidDel="00A4300A" w:rsidRDefault="00EA7C11">
            <w:pPr>
              <w:ind w:left="1440" w:firstLine="0"/>
              <w:rPr>
                <w:del w:id="565" w:author="Jaishree Kantilal Tailor" w:date="2022-07-22T06:16:00Z"/>
                <w:rFonts w:asciiTheme="minorHAnsi" w:hAnsiTheme="minorHAnsi" w:cstheme="minorHAnsi"/>
                <w:szCs w:val="24"/>
                <w:lang w:bidi="ar-SA"/>
                <w:rPrChange w:id="566" w:author="Jaishree Kantilal Tailor" w:date="2022-09-06T06:53:00Z">
                  <w:rPr>
                    <w:del w:id="567" w:author="Jaishree Kantilal Tailor" w:date="2022-07-22T06:16:00Z"/>
                    <w:rFonts w:asciiTheme="minorHAnsi" w:hAnsiTheme="minorHAnsi" w:cstheme="minorHAnsi"/>
                    <w:sz w:val="20"/>
                    <w:szCs w:val="20"/>
                    <w:lang w:bidi="ar-SA"/>
                  </w:rPr>
                </w:rPrChange>
              </w:rPr>
              <w:pPrChange w:id="568" w:author="Jaishree Kantilal Tailor" w:date="2022-09-06T07:04:00Z">
                <w:pPr>
                  <w:ind w:firstLine="0"/>
                  <w:jc w:val="center"/>
                </w:pPr>
              </w:pPrChange>
            </w:pPr>
            <w:del w:id="569" w:author="Jaishree Kantilal Tailor" w:date="2022-07-22T06:16:00Z">
              <w:r w:rsidRPr="00C66F55" w:rsidDel="00A4300A">
                <w:rPr>
                  <w:rFonts w:asciiTheme="minorHAnsi" w:hAnsiTheme="minorHAnsi" w:cstheme="minorHAnsi"/>
                  <w:szCs w:val="24"/>
                  <w:lang w:bidi="ar-SA"/>
                  <w:rPrChange w:id="570" w:author="Jaishree Kantilal Tailor" w:date="2022-09-06T06:53:00Z">
                    <w:rPr>
                      <w:rFonts w:asciiTheme="minorHAnsi" w:hAnsiTheme="minorHAnsi" w:cstheme="minorHAnsi"/>
                      <w:sz w:val="20"/>
                      <w:szCs w:val="20"/>
                      <w:lang w:bidi="ar-SA"/>
                    </w:rPr>
                  </w:rPrChange>
                </w:rPr>
                <w:delText>2</w:delText>
              </w:r>
            </w:del>
          </w:p>
        </w:tc>
        <w:tc>
          <w:tcPr>
            <w:tcW w:w="424" w:type="dxa"/>
          </w:tcPr>
          <w:p w14:paraId="7FBF804F" w14:textId="0D210F5A" w:rsidR="00EA7C11" w:rsidRPr="00C66F55" w:rsidDel="00A4300A" w:rsidRDefault="00EA7C11">
            <w:pPr>
              <w:ind w:left="1440" w:firstLine="0"/>
              <w:rPr>
                <w:del w:id="571" w:author="Jaishree Kantilal Tailor" w:date="2022-07-22T06:16:00Z"/>
                <w:rFonts w:asciiTheme="minorHAnsi" w:hAnsiTheme="minorHAnsi" w:cstheme="minorHAnsi"/>
                <w:szCs w:val="24"/>
                <w:lang w:bidi="ar-SA"/>
                <w:rPrChange w:id="572" w:author="Jaishree Kantilal Tailor" w:date="2022-09-06T06:53:00Z">
                  <w:rPr>
                    <w:del w:id="573" w:author="Jaishree Kantilal Tailor" w:date="2022-07-22T06:16:00Z"/>
                    <w:rFonts w:asciiTheme="minorHAnsi" w:hAnsiTheme="minorHAnsi" w:cstheme="minorHAnsi"/>
                    <w:sz w:val="20"/>
                    <w:szCs w:val="20"/>
                    <w:lang w:bidi="ar-SA"/>
                  </w:rPr>
                </w:rPrChange>
              </w:rPr>
              <w:pPrChange w:id="574" w:author="Jaishree Kantilal Tailor" w:date="2022-09-06T07:04:00Z">
                <w:pPr>
                  <w:ind w:firstLine="0"/>
                  <w:jc w:val="center"/>
                </w:pPr>
              </w:pPrChange>
            </w:pPr>
            <w:del w:id="575" w:author="Jaishree Kantilal Tailor" w:date="2022-07-22T06:16:00Z">
              <w:r w:rsidRPr="00C66F55" w:rsidDel="00A4300A">
                <w:rPr>
                  <w:rFonts w:asciiTheme="minorHAnsi" w:hAnsiTheme="minorHAnsi" w:cstheme="minorHAnsi"/>
                  <w:szCs w:val="24"/>
                  <w:lang w:bidi="ar-SA"/>
                  <w:rPrChange w:id="576" w:author="Jaishree Kantilal Tailor" w:date="2022-09-06T06:53:00Z">
                    <w:rPr>
                      <w:rFonts w:asciiTheme="minorHAnsi" w:hAnsiTheme="minorHAnsi" w:cstheme="minorHAnsi"/>
                      <w:sz w:val="20"/>
                      <w:szCs w:val="20"/>
                      <w:lang w:bidi="ar-SA"/>
                    </w:rPr>
                  </w:rPrChange>
                </w:rPr>
                <w:delText>3</w:delText>
              </w:r>
            </w:del>
          </w:p>
        </w:tc>
      </w:tr>
      <w:tr w:rsidR="003A0F66" w:rsidRPr="00C66F55" w:rsidDel="00A4300A" w14:paraId="31E761A6" w14:textId="638E0773" w:rsidTr="003A0F66">
        <w:trPr>
          <w:jc w:val="center"/>
          <w:del w:id="577" w:author="Jaishree Kantilal Tailor" w:date="2022-07-22T06:16:00Z"/>
          <w:trPrChange w:id="578" w:author="Jaishree Kantilal Tailor" w:date="2022-07-11T08:54:00Z">
            <w:trPr>
              <w:gridAfter w:val="0"/>
              <w:jc w:val="center"/>
            </w:trPr>
          </w:trPrChange>
        </w:trPr>
        <w:tc>
          <w:tcPr>
            <w:tcW w:w="2318" w:type="dxa"/>
            <w:tcPrChange w:id="579" w:author="Jaishree Kantilal Tailor" w:date="2022-07-11T08:54:00Z">
              <w:tcPr>
                <w:tcW w:w="2318" w:type="dxa"/>
              </w:tcPr>
            </w:tcPrChange>
          </w:tcPr>
          <w:p w14:paraId="04BC7A39" w14:textId="564978D7" w:rsidR="003A0F66" w:rsidRPr="00C66F55" w:rsidDel="00A4300A" w:rsidRDefault="003A0F66">
            <w:pPr>
              <w:ind w:left="1440" w:firstLine="0"/>
              <w:rPr>
                <w:del w:id="580" w:author="Jaishree Kantilal Tailor" w:date="2022-07-22T06:16:00Z"/>
                <w:rFonts w:asciiTheme="minorHAnsi" w:hAnsiTheme="minorHAnsi" w:cstheme="minorHAnsi"/>
                <w:szCs w:val="24"/>
                <w:lang w:bidi="ar-SA"/>
                <w:rPrChange w:id="581" w:author="Jaishree Kantilal Tailor" w:date="2022-09-06T06:53:00Z">
                  <w:rPr>
                    <w:del w:id="582" w:author="Jaishree Kantilal Tailor" w:date="2022-07-22T06:16:00Z"/>
                    <w:rFonts w:asciiTheme="minorHAnsi" w:hAnsiTheme="minorHAnsi" w:cstheme="minorHAnsi"/>
                    <w:sz w:val="20"/>
                    <w:szCs w:val="20"/>
                    <w:lang w:bidi="ar-SA"/>
                  </w:rPr>
                </w:rPrChange>
              </w:rPr>
              <w:pPrChange w:id="583" w:author="Jaishree Kantilal Tailor" w:date="2022-09-06T07:04:00Z">
                <w:pPr>
                  <w:ind w:firstLine="0"/>
                  <w:jc w:val="both"/>
                </w:pPr>
              </w:pPrChange>
            </w:pPr>
            <w:del w:id="584" w:author="Jaishree Kantilal Tailor" w:date="2022-06-23T13:27:00Z">
              <w:r w:rsidRPr="00C66F55" w:rsidDel="00843928">
                <w:rPr>
                  <w:rFonts w:asciiTheme="minorHAnsi" w:hAnsiTheme="minorHAnsi" w:cstheme="minorHAnsi"/>
                  <w:szCs w:val="24"/>
                  <w:lang w:bidi="ar-SA"/>
                  <w:rPrChange w:id="585" w:author="Jaishree Kantilal Tailor" w:date="2022-09-06T06:53:00Z">
                    <w:rPr>
                      <w:rFonts w:asciiTheme="minorHAnsi" w:hAnsiTheme="minorHAnsi" w:cstheme="minorHAnsi"/>
                      <w:sz w:val="20"/>
                      <w:szCs w:val="20"/>
                      <w:lang w:bidi="ar-SA"/>
                    </w:rPr>
                  </w:rPrChange>
                </w:rPr>
                <w:delText>Continuous Assessments</w:delText>
              </w:r>
            </w:del>
          </w:p>
        </w:tc>
        <w:tc>
          <w:tcPr>
            <w:tcW w:w="1404" w:type="dxa"/>
            <w:gridSpan w:val="4"/>
            <w:vAlign w:val="center"/>
            <w:tcPrChange w:id="586" w:author="Jaishree Kantilal Tailor" w:date="2022-07-11T08:54:00Z">
              <w:tcPr>
                <w:tcW w:w="1404" w:type="dxa"/>
                <w:gridSpan w:val="3"/>
                <w:vAlign w:val="center"/>
              </w:tcPr>
            </w:tcPrChange>
          </w:tcPr>
          <w:p w14:paraId="4DA9979A" w14:textId="33AA9491" w:rsidR="003A0F66" w:rsidRPr="00C66F55" w:rsidDel="00A4300A" w:rsidRDefault="003A0F66">
            <w:pPr>
              <w:ind w:left="1440" w:firstLine="0"/>
              <w:rPr>
                <w:del w:id="587" w:author="Jaishree Kantilal Tailor" w:date="2022-07-22T06:16:00Z"/>
                <w:rFonts w:asciiTheme="minorHAnsi" w:hAnsiTheme="minorHAnsi" w:cstheme="minorHAnsi"/>
                <w:szCs w:val="24"/>
                <w:lang w:bidi="ar-SA"/>
                <w:rPrChange w:id="588" w:author="Jaishree Kantilal Tailor" w:date="2022-09-06T06:53:00Z">
                  <w:rPr>
                    <w:del w:id="589" w:author="Jaishree Kantilal Tailor" w:date="2022-07-22T06:16:00Z"/>
                    <w:rFonts w:asciiTheme="minorHAnsi" w:hAnsiTheme="minorHAnsi" w:cstheme="minorHAnsi"/>
                    <w:sz w:val="20"/>
                    <w:szCs w:val="20"/>
                    <w:lang w:bidi="ar-SA"/>
                  </w:rPr>
                </w:rPrChange>
              </w:rPr>
              <w:pPrChange w:id="590" w:author="Jaishree Kantilal Tailor" w:date="2022-09-06T07:04:00Z">
                <w:pPr>
                  <w:ind w:firstLine="0"/>
                  <w:jc w:val="center"/>
                </w:pPr>
              </w:pPrChange>
            </w:pPr>
            <w:del w:id="591" w:author="Jaishree Kantilal Tailor" w:date="2022-06-23T13:29:00Z">
              <w:r w:rsidRPr="00C66F55" w:rsidDel="0033554A">
                <w:rPr>
                  <w:rFonts w:asciiTheme="minorHAnsi" w:hAnsiTheme="minorHAnsi" w:cstheme="minorHAnsi"/>
                  <w:szCs w:val="24"/>
                  <w:lang w:bidi="ar-SA"/>
                  <w:rPrChange w:id="592" w:author="Jaishree Kantilal Tailor" w:date="2022-09-06T06:53:00Z">
                    <w:rPr>
                      <w:rFonts w:asciiTheme="minorHAnsi" w:hAnsiTheme="minorHAnsi" w:cstheme="minorHAnsi"/>
                      <w:sz w:val="20"/>
                      <w:szCs w:val="20"/>
                      <w:lang w:bidi="ar-SA"/>
                    </w:rPr>
                  </w:rPrChange>
                </w:rPr>
                <w:delText>50</w:delText>
              </w:r>
            </w:del>
          </w:p>
        </w:tc>
        <w:tc>
          <w:tcPr>
            <w:tcW w:w="424" w:type="dxa"/>
            <w:gridSpan w:val="2"/>
            <w:vAlign w:val="center"/>
            <w:tcPrChange w:id="593" w:author="Jaishree Kantilal Tailor" w:date="2022-07-11T08:54:00Z">
              <w:tcPr>
                <w:tcW w:w="417" w:type="dxa"/>
                <w:gridSpan w:val="2"/>
                <w:vAlign w:val="center"/>
              </w:tcPr>
            </w:tcPrChange>
          </w:tcPr>
          <w:p w14:paraId="7E29BFF0" w14:textId="0170B8F2" w:rsidR="003A0F66" w:rsidRPr="00C66F55" w:rsidDel="00A4300A" w:rsidRDefault="003A0F66">
            <w:pPr>
              <w:ind w:left="1440" w:firstLine="0"/>
              <w:rPr>
                <w:del w:id="594" w:author="Jaishree Kantilal Tailor" w:date="2022-07-22T06:16:00Z"/>
                <w:rFonts w:asciiTheme="minorHAnsi" w:hAnsiTheme="minorHAnsi" w:cstheme="minorHAnsi"/>
                <w:szCs w:val="24"/>
                <w:lang w:bidi="ar-SA"/>
                <w:rPrChange w:id="595" w:author="Jaishree Kantilal Tailor" w:date="2022-09-06T06:53:00Z">
                  <w:rPr>
                    <w:del w:id="596" w:author="Jaishree Kantilal Tailor" w:date="2022-07-22T06:16:00Z"/>
                    <w:rFonts w:asciiTheme="minorHAnsi" w:hAnsiTheme="minorHAnsi" w:cstheme="minorHAnsi"/>
                    <w:sz w:val="20"/>
                    <w:szCs w:val="20"/>
                    <w:lang w:bidi="ar-SA"/>
                  </w:rPr>
                </w:rPrChange>
              </w:rPr>
              <w:pPrChange w:id="597" w:author="Jaishree Kantilal Tailor" w:date="2022-09-06T07:04:00Z">
                <w:pPr>
                  <w:ind w:firstLine="0"/>
                  <w:jc w:val="center"/>
                </w:pPr>
              </w:pPrChange>
            </w:pPr>
            <w:del w:id="598" w:author="Jaishree Kantilal Tailor" w:date="2022-07-11T08:54:00Z">
              <w:r w:rsidRPr="00C66F55" w:rsidDel="003A0F66">
                <w:rPr>
                  <w:rFonts w:asciiTheme="minorHAnsi" w:hAnsiTheme="minorHAnsi" w:cstheme="minorHAnsi"/>
                  <w:szCs w:val="24"/>
                  <w:lang w:bidi="ar-SA"/>
                  <w:rPrChange w:id="599" w:author="Jaishree Kantilal Tailor" w:date="2022-09-06T06:53:00Z">
                    <w:rPr>
                      <w:rFonts w:asciiTheme="minorHAnsi" w:hAnsiTheme="minorHAnsi" w:cstheme="minorHAnsi"/>
                      <w:sz w:val="20"/>
                      <w:szCs w:val="20"/>
                      <w:lang w:bidi="ar-SA"/>
                    </w:rPr>
                  </w:rPrChange>
                </w:rPr>
                <w:delText>Y</w:delText>
              </w:r>
            </w:del>
          </w:p>
        </w:tc>
        <w:tc>
          <w:tcPr>
            <w:tcW w:w="426" w:type="dxa"/>
            <w:gridSpan w:val="2"/>
            <w:tcPrChange w:id="600" w:author="Jaishree Kantilal Tailor" w:date="2022-07-11T08:54:00Z">
              <w:tcPr>
                <w:tcW w:w="417" w:type="dxa"/>
                <w:vAlign w:val="center"/>
              </w:tcPr>
            </w:tcPrChange>
          </w:tcPr>
          <w:p w14:paraId="22B567F4" w14:textId="5FDCD889" w:rsidR="003A0F66" w:rsidRPr="00C66F55" w:rsidDel="00A4300A" w:rsidRDefault="003A0F66">
            <w:pPr>
              <w:ind w:left="1440" w:firstLine="0"/>
              <w:rPr>
                <w:del w:id="601" w:author="Jaishree Kantilal Tailor" w:date="2022-07-22T06:16:00Z"/>
                <w:rFonts w:asciiTheme="minorHAnsi" w:hAnsiTheme="minorHAnsi" w:cstheme="minorHAnsi"/>
                <w:szCs w:val="24"/>
                <w:lang w:bidi="ar-SA"/>
                <w:rPrChange w:id="602" w:author="Jaishree Kantilal Tailor" w:date="2022-09-06T06:53:00Z">
                  <w:rPr>
                    <w:del w:id="603" w:author="Jaishree Kantilal Tailor" w:date="2022-07-22T06:16:00Z"/>
                    <w:rFonts w:asciiTheme="minorHAnsi" w:hAnsiTheme="minorHAnsi" w:cstheme="minorHAnsi"/>
                    <w:sz w:val="20"/>
                    <w:szCs w:val="20"/>
                    <w:lang w:bidi="ar-SA"/>
                  </w:rPr>
                </w:rPrChange>
              </w:rPr>
              <w:pPrChange w:id="604" w:author="Jaishree Kantilal Tailor" w:date="2022-09-06T07:04:00Z">
                <w:pPr>
                  <w:ind w:firstLine="0"/>
                  <w:jc w:val="center"/>
                </w:pPr>
              </w:pPrChange>
            </w:pPr>
            <w:del w:id="605" w:author="Jaishree Kantilal Tailor" w:date="2022-07-11T08:54:00Z">
              <w:r w:rsidRPr="00C66F55" w:rsidDel="003A0F66">
                <w:rPr>
                  <w:rFonts w:asciiTheme="minorHAnsi" w:hAnsiTheme="minorHAnsi" w:cstheme="minorHAnsi"/>
                  <w:szCs w:val="24"/>
                  <w:lang w:bidi="ar-SA"/>
                  <w:rPrChange w:id="606" w:author="Jaishree Kantilal Tailor" w:date="2022-09-06T06:53:00Z">
                    <w:rPr>
                      <w:rFonts w:asciiTheme="minorHAnsi" w:hAnsiTheme="minorHAnsi" w:cstheme="minorHAnsi"/>
                      <w:sz w:val="20"/>
                      <w:szCs w:val="20"/>
                      <w:lang w:bidi="ar-SA"/>
                    </w:rPr>
                  </w:rPrChange>
                </w:rPr>
                <w:delText>Y</w:delText>
              </w:r>
            </w:del>
          </w:p>
        </w:tc>
        <w:tc>
          <w:tcPr>
            <w:tcW w:w="424" w:type="dxa"/>
            <w:tcPrChange w:id="607" w:author="Jaishree Kantilal Tailor" w:date="2022-07-11T08:54:00Z">
              <w:tcPr>
                <w:tcW w:w="417" w:type="dxa"/>
                <w:gridSpan w:val="3"/>
                <w:vAlign w:val="center"/>
              </w:tcPr>
            </w:tcPrChange>
          </w:tcPr>
          <w:p w14:paraId="2461C898" w14:textId="67592FDC" w:rsidR="003A0F66" w:rsidRPr="00C66F55" w:rsidDel="00A4300A" w:rsidRDefault="003A0F66">
            <w:pPr>
              <w:ind w:left="1440" w:firstLine="0"/>
              <w:rPr>
                <w:del w:id="608" w:author="Jaishree Kantilal Tailor" w:date="2022-07-22T06:16:00Z"/>
                <w:rFonts w:asciiTheme="minorHAnsi" w:hAnsiTheme="minorHAnsi" w:cstheme="minorHAnsi"/>
                <w:szCs w:val="24"/>
                <w:lang w:bidi="ar-SA"/>
                <w:rPrChange w:id="609" w:author="Jaishree Kantilal Tailor" w:date="2022-09-06T06:53:00Z">
                  <w:rPr>
                    <w:del w:id="610" w:author="Jaishree Kantilal Tailor" w:date="2022-07-22T06:16:00Z"/>
                    <w:rFonts w:asciiTheme="minorHAnsi" w:hAnsiTheme="minorHAnsi" w:cstheme="minorHAnsi"/>
                    <w:sz w:val="20"/>
                    <w:szCs w:val="20"/>
                    <w:lang w:bidi="ar-SA"/>
                  </w:rPr>
                </w:rPrChange>
              </w:rPr>
              <w:pPrChange w:id="611" w:author="Jaishree Kantilal Tailor" w:date="2022-09-06T07:04:00Z">
                <w:pPr>
                  <w:ind w:firstLine="0"/>
                  <w:jc w:val="center"/>
                </w:pPr>
              </w:pPrChange>
            </w:pPr>
            <w:del w:id="612" w:author="Jaishree Kantilal Tailor" w:date="2022-07-11T08:54:00Z">
              <w:r w:rsidRPr="00C66F55" w:rsidDel="003A0F66">
                <w:rPr>
                  <w:rFonts w:asciiTheme="minorHAnsi" w:hAnsiTheme="minorHAnsi" w:cstheme="minorHAnsi"/>
                  <w:szCs w:val="24"/>
                  <w:lang w:bidi="ar-SA"/>
                  <w:rPrChange w:id="613" w:author="Jaishree Kantilal Tailor" w:date="2022-09-06T06:53:00Z">
                    <w:rPr>
                      <w:rFonts w:asciiTheme="minorHAnsi" w:hAnsiTheme="minorHAnsi" w:cstheme="minorHAnsi"/>
                      <w:sz w:val="20"/>
                      <w:szCs w:val="20"/>
                      <w:lang w:bidi="ar-SA"/>
                    </w:rPr>
                  </w:rPrChange>
                </w:rPr>
                <w:delText>Y</w:delText>
              </w:r>
            </w:del>
          </w:p>
        </w:tc>
      </w:tr>
      <w:tr w:rsidR="003A0F66" w:rsidRPr="00C66F55" w:rsidDel="00A4300A" w14:paraId="25A54A8C" w14:textId="7C80D742" w:rsidTr="003A0F66">
        <w:trPr>
          <w:jc w:val="center"/>
          <w:del w:id="614" w:author="Jaishree Kantilal Tailor" w:date="2022-07-22T06:16:00Z"/>
          <w:trPrChange w:id="615" w:author="Jaishree Kantilal Tailor" w:date="2022-07-11T08:54:00Z">
            <w:trPr>
              <w:gridAfter w:val="0"/>
              <w:jc w:val="center"/>
            </w:trPr>
          </w:trPrChange>
        </w:trPr>
        <w:tc>
          <w:tcPr>
            <w:tcW w:w="2318" w:type="dxa"/>
            <w:tcPrChange w:id="616" w:author="Jaishree Kantilal Tailor" w:date="2022-07-11T08:54:00Z">
              <w:tcPr>
                <w:tcW w:w="2318" w:type="dxa"/>
              </w:tcPr>
            </w:tcPrChange>
          </w:tcPr>
          <w:p w14:paraId="1499F80C" w14:textId="0C7890D7" w:rsidR="003A0F66" w:rsidRPr="00C66F55" w:rsidDel="00A4300A" w:rsidRDefault="003A0F66">
            <w:pPr>
              <w:ind w:left="1440" w:firstLine="0"/>
              <w:rPr>
                <w:del w:id="617" w:author="Jaishree Kantilal Tailor" w:date="2022-07-22T06:16:00Z"/>
                <w:rFonts w:asciiTheme="minorHAnsi" w:hAnsiTheme="minorHAnsi" w:cstheme="minorHAnsi"/>
                <w:szCs w:val="24"/>
                <w:lang w:bidi="ar-SA"/>
                <w:rPrChange w:id="618" w:author="Jaishree Kantilal Tailor" w:date="2022-09-06T06:53:00Z">
                  <w:rPr>
                    <w:del w:id="619" w:author="Jaishree Kantilal Tailor" w:date="2022-07-22T06:16:00Z"/>
                    <w:rFonts w:asciiTheme="minorHAnsi" w:hAnsiTheme="minorHAnsi" w:cstheme="minorHAnsi"/>
                    <w:sz w:val="20"/>
                    <w:szCs w:val="20"/>
                    <w:lang w:bidi="ar-SA"/>
                  </w:rPr>
                </w:rPrChange>
              </w:rPr>
              <w:pPrChange w:id="620" w:author="Jaishree Kantilal Tailor" w:date="2022-09-06T07:04:00Z">
                <w:pPr>
                  <w:ind w:firstLine="0"/>
                  <w:jc w:val="both"/>
                </w:pPr>
              </w:pPrChange>
            </w:pPr>
            <w:del w:id="621" w:author="Jaishree Kantilal Tailor" w:date="2022-06-23T13:24:00Z">
              <w:r w:rsidRPr="00C66F55" w:rsidDel="00B1516A">
                <w:rPr>
                  <w:rFonts w:asciiTheme="minorHAnsi" w:hAnsiTheme="minorHAnsi" w:cstheme="minorHAnsi"/>
                  <w:szCs w:val="24"/>
                  <w:lang w:bidi="ar-SA"/>
                  <w:rPrChange w:id="622" w:author="Jaishree Kantilal Tailor" w:date="2022-09-06T06:53:00Z">
                    <w:rPr>
                      <w:rFonts w:asciiTheme="minorHAnsi" w:hAnsiTheme="minorHAnsi" w:cstheme="minorHAnsi"/>
                      <w:sz w:val="20"/>
                      <w:szCs w:val="20"/>
                      <w:lang w:bidi="ar-SA"/>
                    </w:rPr>
                  </w:rPrChange>
                </w:rPr>
                <w:delText>End of Course Assessment</w:delText>
              </w:r>
            </w:del>
          </w:p>
        </w:tc>
        <w:tc>
          <w:tcPr>
            <w:tcW w:w="1404" w:type="dxa"/>
            <w:gridSpan w:val="4"/>
            <w:vAlign w:val="center"/>
            <w:tcPrChange w:id="623" w:author="Jaishree Kantilal Tailor" w:date="2022-07-11T08:54:00Z">
              <w:tcPr>
                <w:tcW w:w="1404" w:type="dxa"/>
                <w:gridSpan w:val="3"/>
                <w:vAlign w:val="center"/>
              </w:tcPr>
            </w:tcPrChange>
          </w:tcPr>
          <w:p w14:paraId="71CD968F" w14:textId="634C896B" w:rsidR="003A0F66" w:rsidRPr="00C66F55" w:rsidDel="00A4300A" w:rsidRDefault="003A0F66">
            <w:pPr>
              <w:ind w:left="1440" w:firstLine="0"/>
              <w:rPr>
                <w:del w:id="624" w:author="Jaishree Kantilal Tailor" w:date="2022-07-22T06:16:00Z"/>
                <w:rFonts w:asciiTheme="minorHAnsi" w:hAnsiTheme="minorHAnsi" w:cstheme="minorHAnsi"/>
                <w:szCs w:val="24"/>
                <w:lang w:bidi="ar-SA"/>
                <w:rPrChange w:id="625" w:author="Jaishree Kantilal Tailor" w:date="2022-09-06T06:53:00Z">
                  <w:rPr>
                    <w:del w:id="626" w:author="Jaishree Kantilal Tailor" w:date="2022-07-22T06:16:00Z"/>
                    <w:rFonts w:asciiTheme="minorHAnsi" w:hAnsiTheme="minorHAnsi" w:cstheme="minorHAnsi"/>
                    <w:sz w:val="20"/>
                    <w:szCs w:val="20"/>
                    <w:lang w:bidi="ar-SA"/>
                  </w:rPr>
                </w:rPrChange>
              </w:rPr>
              <w:pPrChange w:id="627" w:author="Jaishree Kantilal Tailor" w:date="2022-09-06T07:04:00Z">
                <w:pPr>
                  <w:ind w:firstLine="0"/>
                  <w:jc w:val="center"/>
                </w:pPr>
              </w:pPrChange>
            </w:pPr>
            <w:del w:id="628" w:author="Jaishree Kantilal Tailor" w:date="2022-07-01T07:48:00Z">
              <w:r w:rsidRPr="00C66F55" w:rsidDel="00E05E36">
                <w:rPr>
                  <w:rFonts w:asciiTheme="minorHAnsi" w:hAnsiTheme="minorHAnsi" w:cstheme="minorHAnsi"/>
                  <w:szCs w:val="24"/>
                  <w:lang w:bidi="ar-SA"/>
                  <w:rPrChange w:id="629" w:author="Jaishree Kantilal Tailor" w:date="2022-09-06T06:53:00Z">
                    <w:rPr>
                      <w:rFonts w:asciiTheme="minorHAnsi" w:hAnsiTheme="minorHAnsi" w:cstheme="minorHAnsi"/>
                      <w:sz w:val="20"/>
                      <w:szCs w:val="20"/>
                      <w:lang w:bidi="ar-SA"/>
                    </w:rPr>
                  </w:rPrChange>
                </w:rPr>
                <w:delText>30</w:delText>
              </w:r>
            </w:del>
          </w:p>
        </w:tc>
        <w:tc>
          <w:tcPr>
            <w:tcW w:w="424" w:type="dxa"/>
            <w:gridSpan w:val="2"/>
            <w:vAlign w:val="center"/>
            <w:tcPrChange w:id="630" w:author="Jaishree Kantilal Tailor" w:date="2022-07-11T08:54:00Z">
              <w:tcPr>
                <w:tcW w:w="424" w:type="dxa"/>
                <w:gridSpan w:val="2"/>
                <w:vAlign w:val="center"/>
              </w:tcPr>
            </w:tcPrChange>
          </w:tcPr>
          <w:p w14:paraId="7715E09C" w14:textId="0A40BC3E" w:rsidR="003A0F66" w:rsidRPr="00C66F55" w:rsidDel="00A4300A" w:rsidRDefault="003A0F66">
            <w:pPr>
              <w:ind w:left="1440" w:firstLine="0"/>
              <w:rPr>
                <w:del w:id="631" w:author="Jaishree Kantilal Tailor" w:date="2022-07-22T06:16:00Z"/>
                <w:rFonts w:asciiTheme="minorHAnsi" w:hAnsiTheme="minorHAnsi" w:cstheme="minorHAnsi"/>
                <w:szCs w:val="24"/>
                <w:lang w:bidi="ar-SA"/>
                <w:rPrChange w:id="632" w:author="Jaishree Kantilal Tailor" w:date="2022-09-06T06:53:00Z">
                  <w:rPr>
                    <w:del w:id="633" w:author="Jaishree Kantilal Tailor" w:date="2022-07-22T06:16:00Z"/>
                    <w:rFonts w:asciiTheme="minorHAnsi" w:hAnsiTheme="minorHAnsi" w:cstheme="minorHAnsi"/>
                    <w:sz w:val="20"/>
                    <w:szCs w:val="20"/>
                    <w:lang w:bidi="ar-SA"/>
                  </w:rPr>
                </w:rPrChange>
              </w:rPr>
              <w:pPrChange w:id="634" w:author="Jaishree Kantilal Tailor" w:date="2022-09-06T07:04:00Z">
                <w:pPr>
                  <w:ind w:firstLine="0"/>
                  <w:jc w:val="center"/>
                </w:pPr>
              </w:pPrChange>
            </w:pPr>
          </w:p>
        </w:tc>
        <w:tc>
          <w:tcPr>
            <w:tcW w:w="426" w:type="dxa"/>
            <w:gridSpan w:val="2"/>
            <w:vAlign w:val="center"/>
            <w:tcPrChange w:id="635" w:author="Jaishree Kantilal Tailor" w:date="2022-07-11T08:54:00Z">
              <w:tcPr>
                <w:tcW w:w="417" w:type="dxa"/>
                <w:gridSpan w:val="2"/>
                <w:vAlign w:val="center"/>
              </w:tcPr>
            </w:tcPrChange>
          </w:tcPr>
          <w:p w14:paraId="1D56B9D5" w14:textId="70825F5A" w:rsidR="003A0F66" w:rsidRPr="00C66F55" w:rsidDel="00A4300A" w:rsidRDefault="003A0F66">
            <w:pPr>
              <w:ind w:left="1440" w:firstLine="0"/>
              <w:rPr>
                <w:del w:id="636" w:author="Jaishree Kantilal Tailor" w:date="2022-07-22T06:16:00Z"/>
                <w:rFonts w:asciiTheme="minorHAnsi" w:hAnsiTheme="minorHAnsi" w:cstheme="minorHAnsi"/>
                <w:szCs w:val="24"/>
                <w:lang w:bidi="ar-SA"/>
                <w:rPrChange w:id="637" w:author="Jaishree Kantilal Tailor" w:date="2022-09-06T06:53:00Z">
                  <w:rPr>
                    <w:del w:id="638" w:author="Jaishree Kantilal Tailor" w:date="2022-07-22T06:16:00Z"/>
                    <w:rFonts w:asciiTheme="minorHAnsi" w:hAnsiTheme="minorHAnsi" w:cstheme="minorHAnsi"/>
                    <w:sz w:val="20"/>
                    <w:szCs w:val="20"/>
                    <w:lang w:bidi="ar-SA"/>
                  </w:rPr>
                </w:rPrChange>
              </w:rPr>
              <w:pPrChange w:id="639" w:author="Jaishree Kantilal Tailor" w:date="2022-09-06T07:04:00Z">
                <w:pPr>
                  <w:ind w:firstLine="0"/>
                  <w:jc w:val="center"/>
                </w:pPr>
              </w:pPrChange>
            </w:pPr>
          </w:p>
        </w:tc>
        <w:tc>
          <w:tcPr>
            <w:tcW w:w="424" w:type="dxa"/>
            <w:tcPrChange w:id="640" w:author="Jaishree Kantilal Tailor" w:date="2022-07-11T08:54:00Z">
              <w:tcPr>
                <w:tcW w:w="417" w:type="dxa"/>
                <w:gridSpan w:val="3"/>
                <w:vAlign w:val="center"/>
              </w:tcPr>
            </w:tcPrChange>
          </w:tcPr>
          <w:p w14:paraId="2323EF48" w14:textId="572689C9" w:rsidR="003A0F66" w:rsidRPr="00C66F55" w:rsidDel="00A4300A" w:rsidRDefault="003A0F66">
            <w:pPr>
              <w:ind w:left="1440" w:firstLine="0"/>
              <w:rPr>
                <w:del w:id="641" w:author="Jaishree Kantilal Tailor" w:date="2022-07-22T06:16:00Z"/>
                <w:rFonts w:asciiTheme="minorHAnsi" w:hAnsiTheme="minorHAnsi" w:cstheme="minorHAnsi"/>
                <w:szCs w:val="24"/>
                <w:lang w:bidi="ar-SA"/>
                <w:rPrChange w:id="642" w:author="Jaishree Kantilal Tailor" w:date="2022-09-06T06:53:00Z">
                  <w:rPr>
                    <w:del w:id="643" w:author="Jaishree Kantilal Tailor" w:date="2022-07-22T06:16:00Z"/>
                    <w:rFonts w:asciiTheme="minorHAnsi" w:hAnsiTheme="minorHAnsi" w:cstheme="minorHAnsi"/>
                    <w:sz w:val="20"/>
                    <w:szCs w:val="20"/>
                    <w:lang w:bidi="ar-SA"/>
                  </w:rPr>
                </w:rPrChange>
              </w:rPr>
              <w:pPrChange w:id="644" w:author="Jaishree Kantilal Tailor" w:date="2022-09-06T07:04:00Z">
                <w:pPr>
                  <w:ind w:firstLine="0"/>
                  <w:jc w:val="center"/>
                </w:pPr>
              </w:pPrChange>
            </w:pPr>
          </w:p>
        </w:tc>
      </w:tr>
      <w:tr w:rsidR="00EA7C11" w:rsidRPr="00C66F55" w:rsidDel="005069D3" w14:paraId="55448B9B" w14:textId="77777777" w:rsidTr="003A0F66">
        <w:trPr>
          <w:gridAfter w:val="2"/>
          <w:wAfter w:w="491" w:type="dxa"/>
          <w:jc w:val="center"/>
          <w:del w:id="645" w:author="Jaishree Kantilal Tailor" w:date="2022-07-01T07:38:00Z"/>
        </w:trPr>
        <w:tc>
          <w:tcPr>
            <w:tcW w:w="2318" w:type="dxa"/>
          </w:tcPr>
          <w:p w14:paraId="51299282" w14:textId="72030A85" w:rsidR="00EA7C11" w:rsidRPr="00C66F55" w:rsidDel="005069D3" w:rsidRDefault="00EA7C11">
            <w:pPr>
              <w:ind w:left="1440" w:firstLine="0"/>
              <w:rPr>
                <w:del w:id="646" w:author="Jaishree Kantilal Tailor" w:date="2022-07-01T07:38:00Z"/>
                <w:rFonts w:asciiTheme="minorHAnsi" w:hAnsiTheme="minorHAnsi" w:cstheme="minorHAnsi"/>
                <w:szCs w:val="24"/>
                <w:lang w:bidi="ar-SA"/>
                <w:rPrChange w:id="647" w:author="Jaishree Kantilal Tailor" w:date="2022-09-06T06:53:00Z">
                  <w:rPr>
                    <w:del w:id="648" w:author="Jaishree Kantilal Tailor" w:date="2022-07-01T07:38:00Z"/>
                    <w:rFonts w:asciiTheme="minorHAnsi" w:hAnsiTheme="minorHAnsi" w:cstheme="minorHAnsi"/>
                    <w:sz w:val="20"/>
                    <w:szCs w:val="20"/>
                    <w:lang w:bidi="ar-SA"/>
                  </w:rPr>
                </w:rPrChange>
              </w:rPr>
              <w:pPrChange w:id="649" w:author="Jaishree Kantilal Tailor" w:date="2022-09-06T07:04:00Z">
                <w:pPr>
                  <w:ind w:firstLine="0"/>
                  <w:jc w:val="both"/>
                </w:pPr>
              </w:pPrChange>
            </w:pPr>
            <w:del w:id="650" w:author="Jaishree Kantilal Tailor" w:date="2022-07-01T07:38:00Z">
              <w:r w:rsidRPr="00C66F55" w:rsidDel="005069D3">
                <w:rPr>
                  <w:rFonts w:asciiTheme="minorHAnsi" w:hAnsiTheme="minorHAnsi" w:cstheme="minorHAnsi"/>
                  <w:szCs w:val="24"/>
                  <w:lang w:bidi="ar-SA"/>
                  <w:rPrChange w:id="651" w:author="Jaishree Kantilal Tailor" w:date="2022-09-06T06:53:00Z">
                    <w:rPr>
                      <w:rFonts w:asciiTheme="minorHAnsi" w:hAnsiTheme="minorHAnsi" w:cstheme="minorHAnsi"/>
                      <w:sz w:val="20"/>
                      <w:szCs w:val="20"/>
                      <w:lang w:bidi="ar-SA"/>
                    </w:rPr>
                  </w:rPrChange>
                </w:rPr>
                <w:delText>Mock projects</w:delText>
              </w:r>
            </w:del>
          </w:p>
        </w:tc>
        <w:tc>
          <w:tcPr>
            <w:tcW w:w="417" w:type="dxa"/>
            <w:vAlign w:val="center"/>
          </w:tcPr>
          <w:p w14:paraId="1B2A5D3B" w14:textId="4EF0E516" w:rsidR="00EA7C11" w:rsidRPr="00C66F55" w:rsidDel="005069D3" w:rsidRDefault="00EA7C11">
            <w:pPr>
              <w:ind w:left="1440" w:firstLine="0"/>
              <w:rPr>
                <w:del w:id="652" w:author="Jaishree Kantilal Tailor" w:date="2022-07-01T07:38:00Z"/>
                <w:rFonts w:asciiTheme="minorHAnsi" w:hAnsiTheme="minorHAnsi" w:cstheme="minorHAnsi"/>
                <w:szCs w:val="24"/>
                <w:lang w:bidi="ar-SA"/>
                <w:rPrChange w:id="653" w:author="Jaishree Kantilal Tailor" w:date="2022-09-06T06:53:00Z">
                  <w:rPr>
                    <w:del w:id="654" w:author="Jaishree Kantilal Tailor" w:date="2022-07-01T07:38:00Z"/>
                    <w:rFonts w:asciiTheme="minorHAnsi" w:hAnsiTheme="minorHAnsi" w:cstheme="minorHAnsi"/>
                    <w:sz w:val="20"/>
                    <w:szCs w:val="20"/>
                    <w:lang w:bidi="ar-SA"/>
                  </w:rPr>
                </w:rPrChange>
              </w:rPr>
              <w:pPrChange w:id="655" w:author="Jaishree Kantilal Tailor" w:date="2022-09-06T07:04:00Z">
                <w:pPr>
                  <w:ind w:firstLine="0"/>
                  <w:jc w:val="center"/>
                </w:pPr>
              </w:pPrChange>
            </w:pPr>
          </w:p>
        </w:tc>
        <w:tc>
          <w:tcPr>
            <w:tcW w:w="417" w:type="dxa"/>
            <w:vAlign w:val="center"/>
          </w:tcPr>
          <w:p w14:paraId="43475329" w14:textId="0A9153D6" w:rsidR="00EA7C11" w:rsidRPr="00C66F55" w:rsidDel="005069D3" w:rsidRDefault="00EA7C11">
            <w:pPr>
              <w:ind w:left="1440" w:firstLine="0"/>
              <w:rPr>
                <w:del w:id="656" w:author="Jaishree Kantilal Tailor" w:date="2022-07-01T07:38:00Z"/>
                <w:rFonts w:asciiTheme="minorHAnsi" w:hAnsiTheme="minorHAnsi" w:cstheme="minorHAnsi"/>
                <w:szCs w:val="24"/>
                <w:lang w:bidi="ar-SA"/>
                <w:rPrChange w:id="657" w:author="Jaishree Kantilal Tailor" w:date="2022-09-06T06:53:00Z">
                  <w:rPr>
                    <w:del w:id="658" w:author="Jaishree Kantilal Tailor" w:date="2022-07-01T07:38:00Z"/>
                    <w:rFonts w:asciiTheme="minorHAnsi" w:hAnsiTheme="minorHAnsi" w:cstheme="minorHAnsi"/>
                    <w:sz w:val="20"/>
                    <w:szCs w:val="20"/>
                    <w:lang w:bidi="ar-SA"/>
                  </w:rPr>
                </w:rPrChange>
              </w:rPr>
              <w:pPrChange w:id="659" w:author="Jaishree Kantilal Tailor" w:date="2022-09-06T07:04:00Z">
                <w:pPr>
                  <w:ind w:firstLine="0"/>
                  <w:jc w:val="center"/>
                </w:pPr>
              </w:pPrChange>
            </w:pPr>
          </w:p>
        </w:tc>
        <w:tc>
          <w:tcPr>
            <w:tcW w:w="417" w:type="dxa"/>
            <w:vAlign w:val="center"/>
          </w:tcPr>
          <w:p w14:paraId="224E249D" w14:textId="044A003A" w:rsidR="00EA7C11" w:rsidRPr="00C66F55" w:rsidDel="005069D3" w:rsidRDefault="00EA7C11">
            <w:pPr>
              <w:ind w:left="1440" w:firstLine="0"/>
              <w:rPr>
                <w:del w:id="660" w:author="Jaishree Kantilal Tailor" w:date="2022-07-01T07:38:00Z"/>
                <w:rFonts w:asciiTheme="minorHAnsi" w:hAnsiTheme="minorHAnsi" w:cstheme="minorHAnsi"/>
                <w:szCs w:val="24"/>
                <w:lang w:bidi="ar-SA"/>
                <w:rPrChange w:id="661" w:author="Jaishree Kantilal Tailor" w:date="2022-09-06T06:53:00Z">
                  <w:rPr>
                    <w:del w:id="662" w:author="Jaishree Kantilal Tailor" w:date="2022-07-01T07:38:00Z"/>
                    <w:rFonts w:asciiTheme="minorHAnsi" w:hAnsiTheme="minorHAnsi" w:cstheme="minorHAnsi"/>
                    <w:sz w:val="20"/>
                    <w:szCs w:val="20"/>
                    <w:lang w:bidi="ar-SA"/>
                  </w:rPr>
                </w:rPrChange>
              </w:rPr>
              <w:pPrChange w:id="663" w:author="Jaishree Kantilal Tailor" w:date="2022-09-06T07:04:00Z">
                <w:pPr>
                  <w:ind w:firstLine="0"/>
                  <w:jc w:val="center"/>
                </w:pPr>
              </w:pPrChange>
            </w:pPr>
          </w:p>
        </w:tc>
        <w:tc>
          <w:tcPr>
            <w:tcW w:w="424" w:type="dxa"/>
            <w:gridSpan w:val="2"/>
            <w:vAlign w:val="center"/>
          </w:tcPr>
          <w:p w14:paraId="2ADF50E9" w14:textId="207CCDA7" w:rsidR="00EA7C11" w:rsidRPr="00C66F55" w:rsidDel="005069D3" w:rsidRDefault="00EA7C11">
            <w:pPr>
              <w:ind w:left="1440" w:firstLine="0"/>
              <w:rPr>
                <w:del w:id="664" w:author="Jaishree Kantilal Tailor" w:date="2022-07-01T07:38:00Z"/>
                <w:rFonts w:asciiTheme="minorHAnsi" w:hAnsiTheme="minorHAnsi" w:cstheme="minorHAnsi"/>
                <w:szCs w:val="24"/>
                <w:lang w:bidi="ar-SA"/>
                <w:rPrChange w:id="665" w:author="Jaishree Kantilal Tailor" w:date="2022-09-06T06:53:00Z">
                  <w:rPr>
                    <w:del w:id="666" w:author="Jaishree Kantilal Tailor" w:date="2022-07-01T07:38:00Z"/>
                    <w:rFonts w:asciiTheme="minorHAnsi" w:hAnsiTheme="minorHAnsi" w:cstheme="minorHAnsi"/>
                    <w:sz w:val="20"/>
                    <w:szCs w:val="20"/>
                    <w:lang w:bidi="ar-SA"/>
                  </w:rPr>
                </w:rPrChange>
              </w:rPr>
              <w:pPrChange w:id="667" w:author="Jaishree Kantilal Tailor" w:date="2022-09-06T07:04:00Z">
                <w:pPr>
                  <w:ind w:firstLine="0"/>
                  <w:jc w:val="center"/>
                </w:pPr>
              </w:pPrChange>
            </w:pPr>
            <w:del w:id="668" w:author="Jaishree Kantilal Tailor" w:date="2022-07-01T07:38:00Z">
              <w:r w:rsidRPr="00C66F55" w:rsidDel="005069D3">
                <w:rPr>
                  <w:rFonts w:asciiTheme="minorHAnsi" w:hAnsiTheme="minorHAnsi" w:cstheme="minorHAnsi"/>
                  <w:szCs w:val="24"/>
                  <w:lang w:bidi="ar-SA"/>
                  <w:rPrChange w:id="669" w:author="Jaishree Kantilal Tailor" w:date="2022-09-06T06:53:00Z">
                    <w:rPr>
                      <w:rFonts w:asciiTheme="minorHAnsi" w:hAnsiTheme="minorHAnsi" w:cstheme="minorHAnsi"/>
                      <w:sz w:val="20"/>
                      <w:szCs w:val="20"/>
                      <w:lang w:bidi="ar-SA"/>
                    </w:rPr>
                  </w:rPrChange>
                </w:rPr>
                <w:delText>Y</w:delText>
              </w:r>
            </w:del>
          </w:p>
        </w:tc>
        <w:tc>
          <w:tcPr>
            <w:tcW w:w="512" w:type="dxa"/>
            <w:gridSpan w:val="2"/>
            <w:vAlign w:val="center"/>
          </w:tcPr>
          <w:p w14:paraId="542FC51F" w14:textId="2B794FF1" w:rsidR="00EA7C11" w:rsidRPr="00C66F55" w:rsidDel="005069D3" w:rsidRDefault="00EA7C11">
            <w:pPr>
              <w:ind w:left="1440" w:firstLine="0"/>
              <w:rPr>
                <w:del w:id="670" w:author="Jaishree Kantilal Tailor" w:date="2022-07-01T07:38:00Z"/>
                <w:rFonts w:asciiTheme="minorHAnsi" w:hAnsiTheme="minorHAnsi" w:cstheme="minorHAnsi"/>
                <w:szCs w:val="24"/>
                <w:lang w:bidi="ar-SA"/>
                <w:rPrChange w:id="671" w:author="Jaishree Kantilal Tailor" w:date="2022-09-06T06:53:00Z">
                  <w:rPr>
                    <w:del w:id="672" w:author="Jaishree Kantilal Tailor" w:date="2022-07-01T07:38:00Z"/>
                    <w:rFonts w:asciiTheme="minorHAnsi" w:hAnsiTheme="minorHAnsi" w:cstheme="minorHAnsi"/>
                    <w:sz w:val="20"/>
                    <w:szCs w:val="20"/>
                    <w:lang w:bidi="ar-SA"/>
                  </w:rPr>
                </w:rPrChange>
              </w:rPr>
              <w:pPrChange w:id="673" w:author="Jaishree Kantilal Tailor" w:date="2022-09-06T07:04:00Z">
                <w:pPr>
                  <w:ind w:firstLine="0"/>
                  <w:jc w:val="center"/>
                </w:pPr>
              </w:pPrChange>
            </w:pPr>
            <w:del w:id="674" w:author="Jaishree Kantilal Tailor" w:date="2022-07-01T07:38:00Z">
              <w:r w:rsidRPr="00C66F55" w:rsidDel="005069D3">
                <w:rPr>
                  <w:rFonts w:asciiTheme="minorHAnsi" w:hAnsiTheme="minorHAnsi" w:cstheme="minorHAnsi"/>
                  <w:szCs w:val="24"/>
                  <w:lang w:bidi="ar-SA"/>
                  <w:rPrChange w:id="675" w:author="Jaishree Kantilal Tailor" w:date="2022-09-06T06:53:00Z">
                    <w:rPr>
                      <w:rFonts w:asciiTheme="minorHAnsi" w:hAnsiTheme="minorHAnsi" w:cstheme="minorHAnsi"/>
                      <w:sz w:val="20"/>
                      <w:szCs w:val="20"/>
                      <w:lang w:bidi="ar-SA"/>
                    </w:rPr>
                  </w:rPrChange>
                </w:rPr>
                <w:delText>Y</w:delText>
              </w:r>
            </w:del>
          </w:p>
        </w:tc>
      </w:tr>
    </w:tbl>
    <w:p w14:paraId="71D68502" w14:textId="36962116" w:rsidR="00D00A09" w:rsidRPr="00C66F55" w:rsidDel="008F30CB" w:rsidRDefault="00D00A09">
      <w:pPr>
        <w:ind w:left="1440" w:firstLine="0"/>
        <w:rPr>
          <w:del w:id="676" w:author="Jaishree Kantilal Tailor" w:date="2022-08-10T10:36:00Z"/>
          <w:rFonts w:asciiTheme="minorHAnsi" w:hAnsiTheme="minorHAnsi" w:cstheme="minorHAnsi"/>
          <w:b/>
          <w:bCs/>
          <w:szCs w:val="24"/>
          <w:lang w:bidi="ar-SA"/>
          <w:rPrChange w:id="677" w:author="Jaishree Kantilal Tailor" w:date="2022-09-06T06:53:00Z">
            <w:rPr>
              <w:del w:id="678" w:author="Jaishree Kantilal Tailor" w:date="2022-08-10T10:36:00Z"/>
              <w:rFonts w:asciiTheme="minorHAnsi" w:hAnsiTheme="minorHAnsi" w:cstheme="minorHAnsi"/>
              <w:sz w:val="20"/>
              <w:szCs w:val="20"/>
              <w:lang w:bidi="ar-SA"/>
            </w:rPr>
          </w:rPrChange>
        </w:rPr>
        <w:pPrChange w:id="679" w:author="Jaishree Kantilal Tailor" w:date="2022-09-06T07:04:00Z">
          <w:pPr>
            <w:jc w:val="both"/>
          </w:pPr>
        </w:pPrChange>
      </w:pPr>
    </w:p>
    <w:p w14:paraId="4DB99E4E" w14:textId="051D7783" w:rsidR="003D0B05" w:rsidRPr="000D2C89" w:rsidDel="00CF39C0" w:rsidRDefault="003D0B05">
      <w:pPr>
        <w:ind w:left="1440" w:firstLine="0"/>
        <w:rPr>
          <w:del w:id="680" w:author="Jaishree Kantilal Tailor" w:date="2022-07-22T11:46:00Z"/>
          <w:rFonts w:asciiTheme="minorHAnsi" w:hAnsiTheme="minorHAnsi" w:cstheme="minorHAnsi"/>
        </w:rPr>
        <w:pPrChange w:id="681" w:author="Jaishree Kantilal Tailor" w:date="2022-09-06T07:04:00Z">
          <w:pPr>
            <w:pStyle w:val="Heading1"/>
            <w:numPr>
              <w:numId w:val="2"/>
            </w:numPr>
            <w:tabs>
              <w:tab w:val="left" w:pos="540"/>
            </w:tabs>
            <w:spacing w:before="240"/>
            <w:ind w:left="720"/>
          </w:pPr>
        </w:pPrChange>
      </w:pPr>
      <w:del w:id="682" w:author="Jaishree Kantilal Tailor" w:date="2022-07-22T11:46:00Z">
        <w:r w:rsidRPr="00C66F55" w:rsidDel="00CF39C0">
          <w:rPr>
            <w:rFonts w:asciiTheme="minorHAnsi" w:hAnsiTheme="minorHAnsi" w:cstheme="minorHAnsi"/>
            <w:szCs w:val="24"/>
          </w:rPr>
          <w:delText>Course Resources:</w:delText>
        </w:r>
      </w:del>
    </w:p>
    <w:p w14:paraId="468CA571" w14:textId="50444F87" w:rsidR="007E0284" w:rsidRPr="00C66F55" w:rsidDel="00CF39C0" w:rsidRDefault="00586CA2">
      <w:pPr>
        <w:ind w:left="1440" w:firstLine="0"/>
        <w:rPr>
          <w:del w:id="683" w:author="Jaishree Kantilal Tailor" w:date="2022-07-22T11:46:00Z"/>
          <w:rFonts w:asciiTheme="minorHAnsi" w:hAnsiTheme="minorHAnsi" w:cstheme="minorHAnsi"/>
          <w:b/>
          <w:bCs/>
          <w:szCs w:val="24"/>
          <w:rPrChange w:id="684" w:author="Jaishree Kantilal Tailor" w:date="2022-09-06T06:53:00Z">
            <w:rPr>
              <w:del w:id="685" w:author="Jaishree Kantilal Tailor" w:date="2022-07-22T11:46:00Z"/>
            </w:rPr>
          </w:rPrChange>
        </w:rPr>
        <w:pPrChange w:id="686" w:author="Jaishree Kantilal Tailor" w:date="2022-09-06T07:04:00Z">
          <w:pPr>
            <w:ind w:left="720"/>
            <w:jc w:val="both"/>
          </w:pPr>
        </w:pPrChange>
      </w:pPr>
      <w:del w:id="687" w:author="Jaishree Kantilal Tailor" w:date="2022-07-01T07:39:00Z">
        <w:r w:rsidRPr="00C66F55" w:rsidDel="00A42222">
          <w:rPr>
            <w:rFonts w:asciiTheme="minorHAnsi" w:hAnsiTheme="minorHAnsi" w:cstheme="minorHAnsi"/>
            <w:b/>
            <w:bCs/>
            <w:szCs w:val="24"/>
            <w:rPrChange w:id="688" w:author="Jaishree Kantilal Tailor" w:date="2022-09-06T06:53:00Z">
              <w:rPr>
                <w:rStyle w:val="Hyperlink"/>
              </w:rPr>
            </w:rPrChange>
          </w:rPr>
          <w:delText>https://junit.org/junit5/docs/current/user-guide/#overview</w:delText>
        </w:r>
      </w:del>
    </w:p>
    <w:p w14:paraId="081C5433" w14:textId="4A23C8B1" w:rsidR="003D0B05" w:rsidRPr="000D2C89" w:rsidDel="00CF39C0" w:rsidRDefault="00804E67">
      <w:pPr>
        <w:ind w:left="1440" w:firstLine="0"/>
        <w:rPr>
          <w:del w:id="689" w:author="Jaishree Kantilal Tailor" w:date="2022-07-22T11:46:00Z"/>
          <w:rFonts w:asciiTheme="minorHAnsi" w:hAnsiTheme="minorHAnsi" w:cstheme="minorHAnsi"/>
        </w:rPr>
        <w:pPrChange w:id="690" w:author="Jaishree Kantilal Tailor" w:date="2022-09-06T07:04:00Z">
          <w:pPr>
            <w:pStyle w:val="Heading1"/>
            <w:numPr>
              <w:numId w:val="2"/>
            </w:numPr>
            <w:tabs>
              <w:tab w:val="left" w:pos="540"/>
            </w:tabs>
            <w:spacing w:before="240"/>
            <w:ind w:left="720"/>
          </w:pPr>
        </w:pPrChange>
      </w:pPr>
      <w:del w:id="691" w:author="Jaishree Kantilal Tailor" w:date="2022-07-22T11:46:00Z">
        <w:r w:rsidRPr="00C66F55" w:rsidDel="00CF39C0">
          <w:rPr>
            <w:rFonts w:asciiTheme="minorHAnsi" w:hAnsiTheme="minorHAnsi" w:cstheme="minorHAnsi"/>
            <w:szCs w:val="24"/>
          </w:rPr>
          <w:delText xml:space="preserve">Recommended Reading: </w:delText>
        </w:r>
      </w:del>
    </w:p>
    <w:p w14:paraId="505965B3" w14:textId="02F49691" w:rsidR="00A4516D" w:rsidRPr="00C66F55" w:rsidDel="00CF39C0" w:rsidRDefault="00FA0BC9">
      <w:pPr>
        <w:ind w:left="1440" w:firstLine="0"/>
        <w:rPr>
          <w:del w:id="692" w:author="Jaishree Kantilal Tailor" w:date="2022-07-22T11:46:00Z"/>
          <w:rFonts w:asciiTheme="minorHAnsi" w:hAnsiTheme="minorHAnsi" w:cstheme="minorHAnsi"/>
          <w:b/>
          <w:bCs/>
          <w:color w:val="222222"/>
          <w:szCs w:val="24"/>
          <w:lang w:bidi="ar-SA"/>
          <w:rPrChange w:id="693" w:author="Jaishree Kantilal Tailor" w:date="2022-09-06T06:53:00Z">
            <w:rPr>
              <w:del w:id="694" w:author="Jaishree Kantilal Tailor" w:date="2022-07-22T11:46:00Z"/>
              <w:rFonts w:asciiTheme="minorHAnsi" w:hAnsiTheme="minorHAnsi" w:cstheme="minorHAnsi"/>
              <w:color w:val="222222"/>
              <w:lang w:bidi="ar-SA"/>
            </w:rPr>
          </w:rPrChange>
        </w:rPr>
        <w:pPrChange w:id="695" w:author="Jaishree Kantilal Tailor" w:date="2022-09-06T07:04:00Z">
          <w:pPr>
            <w:pStyle w:val="ListParagraph"/>
            <w:autoSpaceDE w:val="0"/>
            <w:autoSpaceDN w:val="0"/>
            <w:adjustRightInd w:val="0"/>
            <w:ind w:firstLine="0"/>
          </w:pPr>
        </w:pPrChange>
      </w:pPr>
      <w:del w:id="696" w:author="Jaishree Kantilal Tailor" w:date="2022-07-22T11:46:00Z">
        <w:r w:rsidRPr="00C66F55" w:rsidDel="00CF39C0">
          <w:rPr>
            <w:rFonts w:asciiTheme="minorHAnsi" w:hAnsiTheme="minorHAnsi" w:cstheme="minorHAnsi"/>
            <w:b/>
            <w:bCs/>
            <w:color w:val="222222"/>
            <w:szCs w:val="24"/>
            <w:lang w:bidi="ar-SA"/>
            <w:rPrChange w:id="697" w:author="Jaishree Kantilal Tailor" w:date="2022-09-06T06:53:00Z">
              <w:rPr>
                <w:rFonts w:asciiTheme="minorHAnsi" w:hAnsiTheme="minorHAnsi" w:cstheme="minorHAnsi"/>
                <w:color w:val="222222"/>
                <w:lang w:bidi="ar-SA"/>
              </w:rPr>
            </w:rPrChange>
          </w:rPr>
          <w:delText xml:space="preserve">Software Testing </w:delText>
        </w:r>
        <w:r w:rsidR="00104019" w:rsidRPr="00C66F55" w:rsidDel="00CF39C0">
          <w:rPr>
            <w:rFonts w:asciiTheme="minorHAnsi" w:hAnsiTheme="minorHAnsi" w:cstheme="minorHAnsi"/>
            <w:b/>
            <w:bCs/>
            <w:color w:val="222222"/>
            <w:szCs w:val="24"/>
            <w:lang w:bidi="ar-SA"/>
            <w:rPrChange w:id="698" w:author="Jaishree Kantilal Tailor" w:date="2022-09-06T06:53:00Z">
              <w:rPr>
                <w:rFonts w:asciiTheme="minorHAnsi" w:hAnsiTheme="minorHAnsi" w:cstheme="minorHAnsi"/>
                <w:color w:val="222222"/>
                <w:lang w:bidi="ar-SA"/>
              </w:rPr>
            </w:rPrChange>
          </w:rPr>
          <w:delText xml:space="preserve">Techniques by </w:delText>
        </w:r>
        <w:r w:rsidRPr="00C66F55" w:rsidDel="00CF39C0">
          <w:rPr>
            <w:rFonts w:asciiTheme="minorHAnsi" w:hAnsiTheme="minorHAnsi" w:cstheme="minorHAnsi"/>
            <w:b/>
            <w:bCs/>
            <w:color w:val="222222"/>
            <w:szCs w:val="24"/>
            <w:lang w:bidi="ar-SA"/>
            <w:rPrChange w:id="699" w:author="Jaishree Kantilal Tailor" w:date="2022-09-06T06:53:00Z">
              <w:rPr>
                <w:rFonts w:asciiTheme="minorHAnsi" w:hAnsiTheme="minorHAnsi" w:cstheme="minorHAnsi"/>
                <w:color w:val="222222"/>
                <w:lang w:bidi="ar-SA"/>
              </w:rPr>
            </w:rPrChange>
          </w:rPr>
          <w:delText xml:space="preserve">Yogesh Singh, Cambridge </w:delText>
        </w:r>
        <w:r w:rsidR="008B69FE" w:rsidRPr="00C66F55" w:rsidDel="00CF39C0">
          <w:rPr>
            <w:rFonts w:asciiTheme="minorHAnsi" w:hAnsiTheme="minorHAnsi" w:cstheme="minorHAnsi"/>
            <w:b/>
            <w:bCs/>
            <w:color w:val="222222"/>
            <w:szCs w:val="24"/>
            <w:lang w:bidi="ar-SA"/>
            <w:rPrChange w:id="700" w:author="Jaishree Kantilal Tailor" w:date="2022-09-06T06:53:00Z">
              <w:rPr>
                <w:rFonts w:asciiTheme="minorHAnsi" w:hAnsiTheme="minorHAnsi" w:cstheme="minorHAnsi"/>
                <w:color w:val="222222"/>
                <w:lang w:bidi="ar-SA"/>
              </w:rPr>
            </w:rPrChange>
          </w:rPr>
          <w:delText>University Press</w:delText>
        </w:r>
      </w:del>
    </w:p>
    <w:p w14:paraId="4D680164" w14:textId="0A1A2FAC" w:rsidR="00FA0BC9" w:rsidRPr="00C66F55" w:rsidDel="00CF39C0" w:rsidRDefault="00ED71D8">
      <w:pPr>
        <w:ind w:left="1440" w:firstLine="0"/>
        <w:rPr>
          <w:del w:id="701" w:author="Jaishree Kantilal Tailor" w:date="2022-07-22T11:46:00Z"/>
          <w:rFonts w:asciiTheme="minorHAnsi" w:hAnsiTheme="minorHAnsi" w:cstheme="minorHAnsi"/>
          <w:b/>
          <w:bCs/>
          <w:color w:val="222222"/>
          <w:szCs w:val="24"/>
          <w:lang w:bidi="ar-SA"/>
          <w:rPrChange w:id="702" w:author="Jaishree Kantilal Tailor" w:date="2022-09-06T06:53:00Z">
            <w:rPr>
              <w:del w:id="703" w:author="Jaishree Kantilal Tailor" w:date="2022-07-22T11:46:00Z"/>
              <w:rFonts w:asciiTheme="minorHAnsi" w:hAnsiTheme="minorHAnsi" w:cstheme="minorHAnsi"/>
              <w:color w:val="222222"/>
              <w:lang w:bidi="ar-SA"/>
            </w:rPr>
          </w:rPrChange>
        </w:rPr>
        <w:pPrChange w:id="704" w:author="Jaishree Kantilal Tailor" w:date="2022-09-06T07:04:00Z">
          <w:pPr>
            <w:pStyle w:val="ListParagraph"/>
            <w:autoSpaceDE w:val="0"/>
            <w:autoSpaceDN w:val="0"/>
            <w:adjustRightInd w:val="0"/>
            <w:ind w:firstLine="0"/>
          </w:pPr>
        </w:pPrChange>
      </w:pPr>
      <w:del w:id="705" w:author="Jaishree Kantilal Tailor" w:date="2022-07-22T11:46:00Z">
        <w:r w:rsidRPr="00C66F55" w:rsidDel="00CF39C0">
          <w:rPr>
            <w:rFonts w:asciiTheme="minorHAnsi" w:hAnsiTheme="minorHAnsi" w:cstheme="minorHAnsi"/>
            <w:b/>
            <w:bCs/>
            <w:color w:val="222222"/>
            <w:szCs w:val="24"/>
            <w:lang w:bidi="ar-SA"/>
            <w:rPrChange w:id="706" w:author="Jaishree Kantilal Tailor" w:date="2022-09-06T06:53:00Z">
              <w:rPr>
                <w:rFonts w:asciiTheme="minorHAnsi" w:hAnsiTheme="minorHAnsi" w:cstheme="minorHAnsi"/>
                <w:color w:val="222222"/>
                <w:lang w:bidi="ar-SA"/>
              </w:rPr>
            </w:rPrChange>
          </w:rPr>
          <w:delText>Software Testing Principles to Practice by Naresh Chauhan</w:delText>
        </w:r>
        <w:r w:rsidR="008B69FE" w:rsidRPr="00C66F55" w:rsidDel="00CF39C0">
          <w:rPr>
            <w:rFonts w:asciiTheme="minorHAnsi" w:hAnsiTheme="minorHAnsi" w:cstheme="minorHAnsi"/>
            <w:b/>
            <w:bCs/>
            <w:color w:val="222222"/>
            <w:szCs w:val="24"/>
            <w:lang w:bidi="ar-SA"/>
            <w:rPrChange w:id="707" w:author="Jaishree Kantilal Tailor" w:date="2022-09-06T06:53:00Z">
              <w:rPr>
                <w:rFonts w:asciiTheme="minorHAnsi" w:hAnsiTheme="minorHAnsi" w:cstheme="minorHAnsi"/>
                <w:color w:val="222222"/>
                <w:lang w:bidi="ar-SA"/>
              </w:rPr>
            </w:rPrChange>
          </w:rPr>
          <w:delText>, Oxford</w:delText>
        </w:r>
      </w:del>
    </w:p>
    <w:p w14:paraId="363C3B75" w14:textId="372EF9B5" w:rsidR="008B69FE" w:rsidRPr="00C66F55" w:rsidDel="00CF39C0" w:rsidRDefault="000A4812">
      <w:pPr>
        <w:ind w:left="1440" w:firstLine="0"/>
        <w:rPr>
          <w:del w:id="708" w:author="Jaishree Kantilal Tailor" w:date="2022-07-22T11:46:00Z"/>
          <w:rFonts w:asciiTheme="minorHAnsi" w:hAnsiTheme="minorHAnsi" w:cstheme="minorHAnsi"/>
          <w:b/>
          <w:bCs/>
          <w:color w:val="222222"/>
          <w:szCs w:val="24"/>
          <w:lang w:bidi="ar-SA"/>
          <w:rPrChange w:id="709" w:author="Jaishree Kantilal Tailor" w:date="2022-09-06T06:53:00Z">
            <w:rPr>
              <w:del w:id="710" w:author="Jaishree Kantilal Tailor" w:date="2022-07-22T11:46:00Z"/>
              <w:rFonts w:asciiTheme="minorHAnsi" w:hAnsiTheme="minorHAnsi" w:cstheme="minorHAnsi"/>
              <w:color w:val="222222"/>
              <w:lang w:bidi="ar-SA"/>
            </w:rPr>
          </w:rPrChange>
        </w:rPr>
        <w:pPrChange w:id="711" w:author="Jaishree Kantilal Tailor" w:date="2022-09-06T07:04:00Z">
          <w:pPr>
            <w:pStyle w:val="ListParagraph"/>
            <w:autoSpaceDE w:val="0"/>
            <w:autoSpaceDN w:val="0"/>
            <w:adjustRightInd w:val="0"/>
            <w:ind w:firstLine="0"/>
          </w:pPr>
        </w:pPrChange>
      </w:pPr>
      <w:del w:id="712" w:author="Jaishree Kantilal Tailor" w:date="2022-07-22T11:46:00Z">
        <w:r w:rsidRPr="00C66F55" w:rsidDel="00CF39C0">
          <w:rPr>
            <w:rFonts w:asciiTheme="minorHAnsi" w:hAnsiTheme="minorHAnsi" w:cstheme="minorHAnsi"/>
            <w:b/>
            <w:bCs/>
            <w:color w:val="222222"/>
            <w:szCs w:val="24"/>
            <w:lang w:bidi="ar-SA"/>
            <w:rPrChange w:id="713" w:author="Jaishree Kantilal Tailor" w:date="2022-09-06T06:53:00Z">
              <w:rPr>
                <w:rFonts w:asciiTheme="minorHAnsi" w:hAnsiTheme="minorHAnsi" w:cstheme="minorHAnsi"/>
                <w:color w:val="222222"/>
                <w:lang w:bidi="ar-SA"/>
              </w:rPr>
            </w:rPrChange>
          </w:rPr>
          <w:delText xml:space="preserve">Software Testing and Quality Assurance </w:delText>
        </w:r>
        <w:r w:rsidR="00452398" w:rsidRPr="00C66F55" w:rsidDel="00CF39C0">
          <w:rPr>
            <w:rFonts w:asciiTheme="minorHAnsi" w:hAnsiTheme="minorHAnsi" w:cstheme="minorHAnsi"/>
            <w:b/>
            <w:bCs/>
            <w:color w:val="222222"/>
            <w:szCs w:val="24"/>
            <w:lang w:bidi="ar-SA"/>
            <w:rPrChange w:id="714" w:author="Jaishree Kantilal Tailor" w:date="2022-09-06T06:53:00Z">
              <w:rPr>
                <w:rFonts w:asciiTheme="minorHAnsi" w:hAnsiTheme="minorHAnsi" w:cstheme="minorHAnsi"/>
                <w:color w:val="222222"/>
                <w:lang w:bidi="ar-SA"/>
              </w:rPr>
            </w:rPrChange>
          </w:rPr>
          <w:delText>The</w:delText>
        </w:r>
        <w:r w:rsidR="00C544D6" w:rsidRPr="00C66F55" w:rsidDel="00CF39C0">
          <w:rPr>
            <w:rFonts w:asciiTheme="minorHAnsi" w:hAnsiTheme="minorHAnsi" w:cstheme="minorHAnsi"/>
            <w:b/>
            <w:bCs/>
            <w:color w:val="222222"/>
            <w:szCs w:val="24"/>
            <w:lang w:bidi="ar-SA"/>
            <w:rPrChange w:id="715" w:author="Jaishree Kantilal Tailor" w:date="2022-09-06T06:53:00Z">
              <w:rPr>
                <w:rFonts w:asciiTheme="minorHAnsi" w:hAnsiTheme="minorHAnsi" w:cstheme="minorHAnsi"/>
                <w:color w:val="222222"/>
                <w:lang w:bidi="ar-SA"/>
              </w:rPr>
            </w:rPrChange>
          </w:rPr>
          <w:delText>o</w:delText>
        </w:r>
        <w:r w:rsidR="00452398" w:rsidRPr="00C66F55" w:rsidDel="00CF39C0">
          <w:rPr>
            <w:rFonts w:asciiTheme="minorHAnsi" w:hAnsiTheme="minorHAnsi" w:cstheme="minorHAnsi"/>
            <w:b/>
            <w:bCs/>
            <w:color w:val="222222"/>
            <w:szCs w:val="24"/>
            <w:lang w:bidi="ar-SA"/>
            <w:rPrChange w:id="716" w:author="Jaishree Kantilal Tailor" w:date="2022-09-06T06:53:00Z">
              <w:rPr>
                <w:rFonts w:asciiTheme="minorHAnsi" w:hAnsiTheme="minorHAnsi" w:cstheme="minorHAnsi"/>
                <w:color w:val="222222"/>
                <w:lang w:bidi="ar-SA"/>
              </w:rPr>
            </w:rPrChange>
          </w:rPr>
          <w:delText xml:space="preserve">ry &amp; Practice </w:delText>
        </w:r>
        <w:r w:rsidRPr="00C66F55" w:rsidDel="00CF39C0">
          <w:rPr>
            <w:rFonts w:asciiTheme="minorHAnsi" w:hAnsiTheme="minorHAnsi" w:cstheme="minorHAnsi"/>
            <w:b/>
            <w:bCs/>
            <w:color w:val="222222"/>
            <w:szCs w:val="24"/>
            <w:lang w:bidi="ar-SA"/>
            <w:rPrChange w:id="717" w:author="Jaishree Kantilal Tailor" w:date="2022-09-06T06:53:00Z">
              <w:rPr>
                <w:rFonts w:asciiTheme="minorHAnsi" w:hAnsiTheme="minorHAnsi" w:cstheme="minorHAnsi"/>
                <w:color w:val="222222"/>
                <w:lang w:bidi="ar-SA"/>
              </w:rPr>
            </w:rPrChange>
          </w:rPr>
          <w:delText>by Kshirsagar &amp; Priyadarshi</w:delText>
        </w:r>
        <w:r w:rsidR="00452398" w:rsidRPr="00C66F55" w:rsidDel="00CF39C0">
          <w:rPr>
            <w:rFonts w:asciiTheme="minorHAnsi" w:hAnsiTheme="minorHAnsi" w:cstheme="minorHAnsi"/>
            <w:b/>
            <w:bCs/>
            <w:color w:val="222222"/>
            <w:szCs w:val="24"/>
            <w:lang w:bidi="ar-SA"/>
            <w:rPrChange w:id="718" w:author="Jaishree Kantilal Tailor" w:date="2022-09-06T06:53:00Z">
              <w:rPr>
                <w:rFonts w:asciiTheme="minorHAnsi" w:hAnsiTheme="minorHAnsi" w:cstheme="minorHAnsi"/>
                <w:color w:val="222222"/>
                <w:lang w:bidi="ar-SA"/>
              </w:rPr>
            </w:rPrChange>
          </w:rPr>
          <w:delText xml:space="preserve">, Wiley </w:delText>
        </w:r>
      </w:del>
    </w:p>
    <w:p w14:paraId="3A0F5E21" w14:textId="665FDDB1" w:rsidR="00452398" w:rsidRPr="000D2C89" w:rsidDel="005069D3" w:rsidRDefault="00452398">
      <w:pPr>
        <w:ind w:left="1440" w:firstLine="0"/>
        <w:rPr>
          <w:del w:id="719" w:author="Jaishree Kantilal Tailor" w:date="2022-07-01T07:39:00Z"/>
          <w:rFonts w:asciiTheme="minorHAnsi" w:hAnsiTheme="minorHAnsi" w:cstheme="minorHAnsi"/>
        </w:rPr>
        <w:pPrChange w:id="720" w:author="Jaishree Kantilal Tailor" w:date="2022-09-06T07:04:00Z">
          <w:pPr>
            <w:pStyle w:val="Heading1"/>
            <w:numPr>
              <w:numId w:val="2"/>
            </w:numPr>
            <w:tabs>
              <w:tab w:val="left" w:pos="540"/>
            </w:tabs>
            <w:spacing w:before="240"/>
            <w:ind w:left="720"/>
          </w:pPr>
        </w:pPrChange>
      </w:pPr>
      <w:del w:id="721" w:author="Jaishree Kantilal Tailor" w:date="2022-06-23T10:22:00Z">
        <w:r w:rsidRPr="00C66F55" w:rsidDel="00C11BC9">
          <w:rPr>
            <w:rFonts w:asciiTheme="minorHAnsi" w:hAnsiTheme="minorHAnsi" w:cstheme="minorHAnsi"/>
            <w:szCs w:val="24"/>
          </w:rPr>
          <w:lastRenderedPageBreak/>
          <w:delText>Computing Environment</w:delText>
        </w:r>
        <w:r w:rsidR="00E5026B" w:rsidRPr="00C66F55" w:rsidDel="00C11BC9">
          <w:rPr>
            <w:rFonts w:asciiTheme="minorHAnsi" w:hAnsiTheme="minorHAnsi" w:cstheme="minorHAnsi"/>
            <w:szCs w:val="24"/>
          </w:rPr>
          <w:delText xml:space="preserve"> &amp; Language</w:delText>
        </w:r>
      </w:del>
      <w:del w:id="722" w:author="Jaishree Kantilal Tailor" w:date="2022-07-01T07:39:00Z">
        <w:r w:rsidRPr="00C66F55" w:rsidDel="005069D3">
          <w:rPr>
            <w:rFonts w:asciiTheme="minorHAnsi" w:hAnsiTheme="minorHAnsi" w:cstheme="minorHAnsi"/>
            <w:szCs w:val="24"/>
          </w:rPr>
          <w:delText xml:space="preserve">: </w:delText>
        </w:r>
      </w:del>
    </w:p>
    <w:p w14:paraId="5AA9AAEE" w14:textId="1B401B83" w:rsidR="00452398" w:rsidRPr="00C66F55" w:rsidDel="005069D3" w:rsidRDefault="004F634D">
      <w:pPr>
        <w:ind w:left="1440" w:firstLine="0"/>
        <w:rPr>
          <w:del w:id="723" w:author="Jaishree Kantilal Tailor" w:date="2022-07-01T07:39:00Z"/>
          <w:rFonts w:asciiTheme="minorHAnsi" w:hAnsiTheme="minorHAnsi" w:cstheme="minorHAnsi"/>
          <w:b/>
          <w:bCs/>
          <w:color w:val="222222"/>
          <w:szCs w:val="24"/>
          <w:lang w:bidi="ar-SA"/>
          <w:rPrChange w:id="724" w:author="Jaishree Kantilal Tailor" w:date="2022-09-06T06:53:00Z">
            <w:rPr>
              <w:del w:id="725" w:author="Jaishree Kantilal Tailor" w:date="2022-07-01T07:39:00Z"/>
              <w:rFonts w:asciiTheme="minorHAnsi" w:hAnsiTheme="minorHAnsi" w:cstheme="minorHAnsi"/>
              <w:color w:val="222222"/>
              <w:lang w:bidi="ar-SA"/>
            </w:rPr>
          </w:rPrChange>
        </w:rPr>
        <w:pPrChange w:id="726" w:author="Jaishree Kantilal Tailor" w:date="2022-09-06T07:04:00Z">
          <w:pPr>
            <w:pStyle w:val="ListParagraph"/>
            <w:autoSpaceDE w:val="0"/>
            <w:autoSpaceDN w:val="0"/>
            <w:adjustRightInd w:val="0"/>
            <w:ind w:firstLine="0"/>
          </w:pPr>
        </w:pPrChange>
      </w:pPr>
      <w:del w:id="727" w:author="Jaishree Kantilal Tailor" w:date="2022-07-01T07:39:00Z">
        <w:r w:rsidRPr="00C66F55" w:rsidDel="005069D3">
          <w:rPr>
            <w:rFonts w:asciiTheme="minorHAnsi" w:hAnsiTheme="minorHAnsi" w:cstheme="minorHAnsi"/>
            <w:b/>
            <w:bCs/>
            <w:color w:val="222222"/>
            <w:szCs w:val="24"/>
            <w:lang w:bidi="ar-SA"/>
            <w:rPrChange w:id="728" w:author="Jaishree Kantilal Tailor" w:date="2022-09-06T06:53:00Z">
              <w:rPr>
                <w:rFonts w:asciiTheme="minorHAnsi" w:hAnsiTheme="minorHAnsi" w:cstheme="minorHAnsi"/>
                <w:color w:val="222222"/>
                <w:lang w:bidi="ar-SA"/>
              </w:rPr>
            </w:rPrChange>
          </w:rPr>
          <w:delText xml:space="preserve">Testing </w:delText>
        </w:r>
      </w:del>
      <w:del w:id="729" w:author="Jaishree Kantilal Tailor" w:date="2022-06-23T10:23:00Z">
        <w:r w:rsidRPr="00C66F55" w:rsidDel="00B06BB8">
          <w:rPr>
            <w:rFonts w:asciiTheme="minorHAnsi" w:hAnsiTheme="minorHAnsi" w:cstheme="minorHAnsi"/>
            <w:b/>
            <w:bCs/>
            <w:color w:val="222222"/>
            <w:szCs w:val="24"/>
            <w:lang w:bidi="ar-SA"/>
            <w:rPrChange w:id="730" w:author="Jaishree Kantilal Tailor" w:date="2022-09-06T06:53:00Z">
              <w:rPr>
                <w:rFonts w:asciiTheme="minorHAnsi" w:hAnsiTheme="minorHAnsi" w:cstheme="minorHAnsi"/>
                <w:color w:val="222222"/>
                <w:lang w:bidi="ar-SA"/>
              </w:rPr>
            </w:rPrChange>
          </w:rPr>
          <w:delText>Framework :</w:delText>
        </w:r>
      </w:del>
      <w:del w:id="731" w:author="Jaishree Kantilal Tailor" w:date="2022-07-01T07:39:00Z">
        <w:r w:rsidRPr="00C66F55" w:rsidDel="005069D3">
          <w:rPr>
            <w:rFonts w:asciiTheme="minorHAnsi" w:hAnsiTheme="minorHAnsi" w:cstheme="minorHAnsi"/>
            <w:b/>
            <w:bCs/>
            <w:color w:val="222222"/>
            <w:szCs w:val="24"/>
            <w:lang w:bidi="ar-SA"/>
            <w:rPrChange w:id="732" w:author="Jaishree Kantilal Tailor" w:date="2022-09-06T06:53:00Z">
              <w:rPr>
                <w:rFonts w:asciiTheme="minorHAnsi" w:hAnsiTheme="minorHAnsi" w:cstheme="minorHAnsi"/>
                <w:color w:val="222222"/>
                <w:lang w:bidi="ar-SA"/>
              </w:rPr>
            </w:rPrChange>
          </w:rPr>
          <w:delText xml:space="preserve"> </w:delText>
        </w:r>
        <w:r w:rsidR="00452398" w:rsidRPr="00C66F55" w:rsidDel="005069D3">
          <w:rPr>
            <w:rFonts w:asciiTheme="minorHAnsi" w:hAnsiTheme="minorHAnsi" w:cstheme="minorHAnsi"/>
            <w:b/>
            <w:bCs/>
            <w:color w:val="222222"/>
            <w:szCs w:val="24"/>
            <w:lang w:bidi="ar-SA"/>
            <w:rPrChange w:id="733" w:author="Jaishree Kantilal Tailor" w:date="2022-09-06T06:53:00Z">
              <w:rPr>
                <w:rFonts w:asciiTheme="minorHAnsi" w:hAnsiTheme="minorHAnsi" w:cstheme="minorHAnsi"/>
                <w:color w:val="222222"/>
                <w:lang w:bidi="ar-SA"/>
              </w:rPr>
            </w:rPrChange>
          </w:rPr>
          <w:delText xml:space="preserve">Junit </w:delText>
        </w:r>
      </w:del>
      <w:del w:id="734" w:author="Jaishree Kantilal Tailor" w:date="2022-06-23T13:02:00Z">
        <w:r w:rsidR="00452398" w:rsidRPr="00C66F55" w:rsidDel="00253F9D">
          <w:rPr>
            <w:rFonts w:asciiTheme="minorHAnsi" w:hAnsiTheme="minorHAnsi" w:cstheme="minorHAnsi"/>
            <w:b/>
            <w:bCs/>
            <w:color w:val="222222"/>
            <w:szCs w:val="24"/>
            <w:lang w:bidi="ar-SA"/>
            <w:rPrChange w:id="735" w:author="Jaishree Kantilal Tailor" w:date="2022-09-06T06:53:00Z">
              <w:rPr>
                <w:rFonts w:asciiTheme="minorHAnsi" w:hAnsiTheme="minorHAnsi" w:cstheme="minorHAnsi"/>
                <w:color w:val="222222"/>
                <w:lang w:bidi="ar-SA"/>
              </w:rPr>
            </w:rPrChange>
          </w:rPr>
          <w:delText>5</w:delText>
        </w:r>
      </w:del>
      <w:del w:id="736" w:author="Jaishree Kantilal Tailor" w:date="2022-07-01T07:39:00Z">
        <w:r w:rsidR="00452398" w:rsidRPr="00C66F55" w:rsidDel="005069D3">
          <w:rPr>
            <w:rFonts w:asciiTheme="minorHAnsi" w:hAnsiTheme="minorHAnsi" w:cstheme="minorHAnsi"/>
            <w:b/>
            <w:bCs/>
            <w:color w:val="222222"/>
            <w:szCs w:val="24"/>
            <w:lang w:bidi="ar-SA"/>
            <w:rPrChange w:id="737" w:author="Jaishree Kantilal Tailor" w:date="2022-09-06T06:53:00Z">
              <w:rPr>
                <w:rFonts w:asciiTheme="minorHAnsi" w:hAnsiTheme="minorHAnsi" w:cstheme="minorHAnsi"/>
                <w:color w:val="222222"/>
                <w:lang w:bidi="ar-SA"/>
              </w:rPr>
            </w:rPrChange>
          </w:rPr>
          <w:delText xml:space="preserve"> or above</w:delText>
        </w:r>
      </w:del>
    </w:p>
    <w:p w14:paraId="318A219E" w14:textId="13DBA36D" w:rsidR="007B5B21" w:rsidRPr="00C66F55" w:rsidDel="005069D3" w:rsidRDefault="004F634D">
      <w:pPr>
        <w:ind w:left="1440" w:firstLine="0"/>
        <w:rPr>
          <w:del w:id="738" w:author="Jaishree Kantilal Tailor" w:date="2022-07-01T07:39:00Z"/>
          <w:rFonts w:asciiTheme="minorHAnsi" w:hAnsiTheme="minorHAnsi" w:cstheme="minorHAnsi"/>
          <w:b/>
          <w:bCs/>
          <w:color w:val="222222"/>
          <w:szCs w:val="24"/>
          <w:lang w:bidi="ar-SA"/>
          <w:rPrChange w:id="739" w:author="Jaishree Kantilal Tailor" w:date="2022-09-06T06:53:00Z">
            <w:rPr>
              <w:del w:id="740" w:author="Jaishree Kantilal Tailor" w:date="2022-07-01T07:39:00Z"/>
              <w:rFonts w:asciiTheme="minorHAnsi" w:hAnsiTheme="minorHAnsi" w:cstheme="minorHAnsi"/>
              <w:color w:val="222222"/>
              <w:lang w:bidi="ar-SA"/>
            </w:rPr>
          </w:rPrChange>
        </w:rPr>
        <w:pPrChange w:id="741" w:author="Jaishree Kantilal Tailor" w:date="2022-09-06T07:04:00Z">
          <w:pPr>
            <w:pStyle w:val="ListParagraph"/>
            <w:autoSpaceDE w:val="0"/>
            <w:autoSpaceDN w:val="0"/>
            <w:adjustRightInd w:val="0"/>
            <w:ind w:firstLine="0"/>
          </w:pPr>
        </w:pPrChange>
      </w:pPr>
      <w:del w:id="742" w:author="Jaishree Kantilal Tailor" w:date="2022-06-23T10:23:00Z">
        <w:r w:rsidRPr="00C66F55" w:rsidDel="00B06BB8">
          <w:rPr>
            <w:rFonts w:asciiTheme="minorHAnsi" w:hAnsiTheme="minorHAnsi" w:cstheme="minorHAnsi"/>
            <w:b/>
            <w:bCs/>
            <w:color w:val="222222"/>
            <w:szCs w:val="24"/>
            <w:lang w:bidi="ar-SA"/>
            <w:rPrChange w:id="743" w:author="Jaishree Kantilal Tailor" w:date="2022-09-06T06:53:00Z">
              <w:rPr>
                <w:rFonts w:asciiTheme="minorHAnsi" w:hAnsiTheme="minorHAnsi" w:cstheme="minorHAnsi"/>
                <w:color w:val="222222"/>
                <w:lang w:bidi="ar-SA"/>
              </w:rPr>
            </w:rPrChange>
          </w:rPr>
          <w:delText>IDE :</w:delText>
        </w:r>
      </w:del>
      <w:del w:id="744" w:author="Jaishree Kantilal Tailor" w:date="2022-07-01T07:39:00Z">
        <w:r w:rsidRPr="00C66F55" w:rsidDel="005069D3">
          <w:rPr>
            <w:rFonts w:asciiTheme="minorHAnsi" w:hAnsiTheme="minorHAnsi" w:cstheme="minorHAnsi"/>
            <w:b/>
            <w:bCs/>
            <w:color w:val="222222"/>
            <w:szCs w:val="24"/>
            <w:lang w:bidi="ar-SA"/>
            <w:rPrChange w:id="745" w:author="Jaishree Kantilal Tailor" w:date="2022-09-06T06:53:00Z">
              <w:rPr>
                <w:rFonts w:asciiTheme="minorHAnsi" w:hAnsiTheme="minorHAnsi" w:cstheme="minorHAnsi"/>
                <w:color w:val="222222"/>
                <w:lang w:bidi="ar-SA"/>
              </w:rPr>
            </w:rPrChange>
          </w:rPr>
          <w:delText xml:space="preserve"> NetBeans 8</w:delText>
        </w:r>
      </w:del>
      <w:del w:id="746" w:author="Jaishree Kantilal Tailor" w:date="2022-06-23T13:03:00Z">
        <w:r w:rsidRPr="00C66F55" w:rsidDel="00F27486">
          <w:rPr>
            <w:rFonts w:asciiTheme="minorHAnsi" w:hAnsiTheme="minorHAnsi" w:cstheme="minorHAnsi"/>
            <w:b/>
            <w:bCs/>
            <w:color w:val="222222"/>
            <w:szCs w:val="24"/>
            <w:lang w:bidi="ar-SA"/>
            <w:rPrChange w:id="747" w:author="Jaishree Kantilal Tailor" w:date="2022-09-06T06:53:00Z">
              <w:rPr>
                <w:rFonts w:asciiTheme="minorHAnsi" w:hAnsiTheme="minorHAnsi" w:cstheme="minorHAnsi"/>
                <w:color w:val="222222"/>
                <w:lang w:bidi="ar-SA"/>
              </w:rPr>
            </w:rPrChange>
          </w:rPr>
          <w:delText xml:space="preserve"> or above or</w:delText>
        </w:r>
      </w:del>
      <w:del w:id="748" w:author="Jaishree Kantilal Tailor" w:date="2022-07-01T07:39:00Z">
        <w:r w:rsidRPr="00C66F55" w:rsidDel="005069D3">
          <w:rPr>
            <w:rFonts w:asciiTheme="minorHAnsi" w:hAnsiTheme="minorHAnsi" w:cstheme="minorHAnsi"/>
            <w:b/>
            <w:bCs/>
            <w:color w:val="222222"/>
            <w:szCs w:val="24"/>
            <w:lang w:bidi="ar-SA"/>
            <w:rPrChange w:id="749" w:author="Jaishree Kantilal Tailor" w:date="2022-09-06T06:53:00Z">
              <w:rPr>
                <w:rFonts w:asciiTheme="minorHAnsi" w:hAnsiTheme="minorHAnsi" w:cstheme="minorHAnsi"/>
                <w:color w:val="222222"/>
                <w:lang w:bidi="ar-SA"/>
              </w:rPr>
            </w:rPrChange>
          </w:rPr>
          <w:delText xml:space="preserve"> Eclipse</w:delText>
        </w:r>
      </w:del>
    </w:p>
    <w:p w14:paraId="0027050E" w14:textId="52F14FDF" w:rsidR="004F634D" w:rsidRPr="00C66F55" w:rsidDel="005069D3" w:rsidRDefault="004F634D">
      <w:pPr>
        <w:ind w:left="1440" w:firstLine="0"/>
        <w:rPr>
          <w:del w:id="750" w:author="Jaishree Kantilal Tailor" w:date="2022-07-01T07:39:00Z"/>
          <w:rFonts w:asciiTheme="minorHAnsi" w:hAnsiTheme="minorHAnsi" w:cstheme="minorHAnsi"/>
          <w:b/>
          <w:bCs/>
          <w:color w:val="222222"/>
          <w:szCs w:val="24"/>
          <w:lang w:bidi="ar-SA"/>
          <w:rPrChange w:id="751" w:author="Jaishree Kantilal Tailor" w:date="2022-09-06T06:53:00Z">
            <w:rPr>
              <w:del w:id="752" w:author="Jaishree Kantilal Tailor" w:date="2022-07-01T07:39:00Z"/>
              <w:rFonts w:asciiTheme="minorHAnsi" w:hAnsiTheme="minorHAnsi" w:cstheme="minorHAnsi"/>
              <w:color w:val="222222"/>
              <w:lang w:bidi="ar-SA"/>
            </w:rPr>
          </w:rPrChange>
        </w:rPr>
        <w:pPrChange w:id="753" w:author="Jaishree Kantilal Tailor" w:date="2022-09-06T07:04:00Z">
          <w:pPr>
            <w:pStyle w:val="ListParagraph"/>
            <w:autoSpaceDE w:val="0"/>
            <w:autoSpaceDN w:val="0"/>
            <w:adjustRightInd w:val="0"/>
            <w:ind w:firstLine="0"/>
          </w:pPr>
        </w:pPrChange>
      </w:pPr>
      <w:del w:id="754" w:author="Jaishree Kantilal Tailor" w:date="2022-07-01T07:39:00Z">
        <w:r w:rsidRPr="00C66F55" w:rsidDel="005069D3">
          <w:rPr>
            <w:rFonts w:asciiTheme="minorHAnsi" w:hAnsiTheme="minorHAnsi" w:cstheme="minorHAnsi"/>
            <w:b/>
            <w:bCs/>
            <w:color w:val="222222"/>
            <w:szCs w:val="24"/>
            <w:lang w:bidi="ar-SA"/>
            <w:rPrChange w:id="755" w:author="Jaishree Kantilal Tailor" w:date="2022-09-06T06:53:00Z">
              <w:rPr>
                <w:rFonts w:asciiTheme="minorHAnsi" w:hAnsiTheme="minorHAnsi" w:cstheme="minorHAnsi"/>
                <w:color w:val="222222"/>
                <w:lang w:bidi="ar-SA"/>
              </w:rPr>
            </w:rPrChange>
          </w:rPr>
          <w:delText>Mocking</w:delText>
        </w:r>
        <w:r w:rsidR="00E5026B" w:rsidRPr="00C66F55" w:rsidDel="005069D3">
          <w:rPr>
            <w:rFonts w:asciiTheme="minorHAnsi" w:hAnsiTheme="minorHAnsi" w:cstheme="minorHAnsi"/>
            <w:b/>
            <w:bCs/>
            <w:color w:val="222222"/>
            <w:szCs w:val="24"/>
            <w:lang w:bidi="ar-SA"/>
            <w:rPrChange w:id="756" w:author="Jaishree Kantilal Tailor" w:date="2022-09-06T06:53:00Z">
              <w:rPr>
                <w:rFonts w:asciiTheme="minorHAnsi" w:hAnsiTheme="minorHAnsi" w:cstheme="minorHAnsi"/>
                <w:color w:val="222222"/>
                <w:lang w:bidi="ar-SA"/>
              </w:rPr>
            </w:rPrChange>
          </w:rPr>
          <w:delText xml:space="preserve"> </w:delText>
        </w:r>
      </w:del>
      <w:del w:id="757" w:author="Jaishree Kantilal Tailor" w:date="2022-06-23T10:23:00Z">
        <w:r w:rsidR="00E5026B" w:rsidRPr="00C66F55" w:rsidDel="00B06BB8">
          <w:rPr>
            <w:rFonts w:asciiTheme="minorHAnsi" w:hAnsiTheme="minorHAnsi" w:cstheme="minorHAnsi"/>
            <w:b/>
            <w:bCs/>
            <w:color w:val="222222"/>
            <w:szCs w:val="24"/>
            <w:lang w:bidi="ar-SA"/>
            <w:rPrChange w:id="758" w:author="Jaishree Kantilal Tailor" w:date="2022-09-06T06:53:00Z">
              <w:rPr>
                <w:rFonts w:asciiTheme="minorHAnsi" w:hAnsiTheme="minorHAnsi" w:cstheme="minorHAnsi"/>
                <w:color w:val="222222"/>
                <w:lang w:bidi="ar-SA"/>
              </w:rPr>
            </w:rPrChange>
          </w:rPr>
          <w:delText>Framework</w:delText>
        </w:r>
        <w:r w:rsidRPr="00C66F55" w:rsidDel="00B06BB8">
          <w:rPr>
            <w:rFonts w:asciiTheme="minorHAnsi" w:hAnsiTheme="minorHAnsi" w:cstheme="minorHAnsi"/>
            <w:b/>
            <w:bCs/>
            <w:color w:val="222222"/>
            <w:szCs w:val="24"/>
            <w:lang w:bidi="ar-SA"/>
            <w:rPrChange w:id="759" w:author="Jaishree Kantilal Tailor" w:date="2022-09-06T06:53:00Z">
              <w:rPr>
                <w:rFonts w:asciiTheme="minorHAnsi" w:hAnsiTheme="minorHAnsi" w:cstheme="minorHAnsi"/>
                <w:color w:val="222222"/>
                <w:lang w:bidi="ar-SA"/>
              </w:rPr>
            </w:rPrChange>
          </w:rPr>
          <w:delText xml:space="preserve"> :</w:delText>
        </w:r>
      </w:del>
      <w:del w:id="760" w:author="Jaishree Kantilal Tailor" w:date="2022-07-01T07:39:00Z">
        <w:r w:rsidRPr="00C66F55" w:rsidDel="005069D3">
          <w:rPr>
            <w:rFonts w:asciiTheme="minorHAnsi" w:hAnsiTheme="minorHAnsi" w:cstheme="minorHAnsi"/>
            <w:b/>
            <w:bCs/>
            <w:color w:val="222222"/>
            <w:szCs w:val="24"/>
            <w:lang w:bidi="ar-SA"/>
            <w:rPrChange w:id="761" w:author="Jaishree Kantilal Tailor" w:date="2022-09-06T06:53:00Z">
              <w:rPr>
                <w:rFonts w:asciiTheme="minorHAnsi" w:hAnsiTheme="minorHAnsi" w:cstheme="minorHAnsi"/>
                <w:color w:val="222222"/>
                <w:lang w:bidi="ar-SA"/>
              </w:rPr>
            </w:rPrChange>
          </w:rPr>
          <w:delText xml:space="preserve"> Mockito</w:delText>
        </w:r>
      </w:del>
    </w:p>
    <w:p w14:paraId="03CE0A80" w14:textId="1503994B" w:rsidR="00C11BC9" w:rsidRPr="00C66F55" w:rsidDel="005069D3" w:rsidRDefault="004F634D">
      <w:pPr>
        <w:ind w:left="1440" w:firstLine="0"/>
        <w:rPr>
          <w:del w:id="762" w:author="Jaishree Kantilal Tailor" w:date="2022-07-01T07:39:00Z"/>
          <w:rFonts w:asciiTheme="minorHAnsi" w:hAnsiTheme="minorHAnsi" w:cstheme="minorHAnsi"/>
          <w:b/>
          <w:bCs/>
          <w:color w:val="222222"/>
          <w:szCs w:val="24"/>
          <w:lang w:bidi="ar-SA"/>
          <w:rPrChange w:id="763" w:author="Jaishree Kantilal Tailor" w:date="2022-09-06T06:53:00Z">
            <w:rPr>
              <w:del w:id="764" w:author="Jaishree Kantilal Tailor" w:date="2022-07-01T07:39:00Z"/>
              <w:rFonts w:asciiTheme="minorHAnsi" w:hAnsiTheme="minorHAnsi" w:cstheme="minorHAnsi"/>
              <w:color w:val="222222"/>
              <w:lang w:bidi="ar-SA"/>
            </w:rPr>
          </w:rPrChange>
        </w:rPr>
        <w:pPrChange w:id="765" w:author="Jaishree Kantilal Tailor" w:date="2022-09-06T07:04:00Z">
          <w:pPr>
            <w:pStyle w:val="ListParagraph"/>
            <w:autoSpaceDE w:val="0"/>
            <w:autoSpaceDN w:val="0"/>
            <w:adjustRightInd w:val="0"/>
            <w:ind w:firstLine="0"/>
          </w:pPr>
        </w:pPrChange>
      </w:pPr>
      <w:del w:id="766" w:author="Jaishree Kantilal Tailor" w:date="2022-07-01T07:39:00Z">
        <w:r w:rsidRPr="00C66F55" w:rsidDel="005069D3">
          <w:rPr>
            <w:rFonts w:asciiTheme="minorHAnsi" w:hAnsiTheme="minorHAnsi" w:cstheme="minorHAnsi"/>
            <w:b/>
            <w:bCs/>
            <w:color w:val="222222"/>
            <w:szCs w:val="24"/>
            <w:lang w:bidi="ar-SA"/>
            <w:rPrChange w:id="767" w:author="Jaishree Kantilal Tailor" w:date="2022-09-06T06:53:00Z">
              <w:rPr>
                <w:rFonts w:asciiTheme="minorHAnsi" w:hAnsiTheme="minorHAnsi" w:cstheme="minorHAnsi"/>
                <w:color w:val="222222"/>
                <w:lang w:bidi="ar-SA"/>
              </w:rPr>
            </w:rPrChange>
          </w:rPr>
          <w:delText>Language: Java</w:delText>
        </w:r>
      </w:del>
    </w:p>
    <w:p w14:paraId="51F140DF" w14:textId="647E9D0D" w:rsidR="003D0B05" w:rsidRPr="000D2C89" w:rsidDel="00A4300A" w:rsidRDefault="003D0B05">
      <w:pPr>
        <w:ind w:left="1440" w:firstLine="0"/>
        <w:rPr>
          <w:del w:id="768" w:author="Jaishree Kantilal Tailor" w:date="2022-07-22T06:16:00Z"/>
          <w:rFonts w:asciiTheme="minorHAnsi" w:hAnsiTheme="minorHAnsi" w:cstheme="minorHAnsi"/>
        </w:rPr>
        <w:pPrChange w:id="769" w:author="Jaishree Kantilal Tailor" w:date="2022-09-06T07:04:00Z">
          <w:pPr>
            <w:pStyle w:val="Heading1"/>
            <w:numPr>
              <w:numId w:val="2"/>
            </w:numPr>
            <w:tabs>
              <w:tab w:val="left" w:pos="540"/>
            </w:tabs>
            <w:spacing w:before="240"/>
            <w:ind w:left="720"/>
          </w:pPr>
        </w:pPrChange>
      </w:pPr>
      <w:del w:id="770" w:author="Jaishree Kantilal Tailor" w:date="2022-07-22T06:16:00Z">
        <w:r w:rsidRPr="00C66F55" w:rsidDel="00A4300A">
          <w:rPr>
            <w:rFonts w:asciiTheme="minorHAnsi" w:hAnsiTheme="minorHAnsi" w:cstheme="minorHAnsi"/>
            <w:szCs w:val="24"/>
          </w:rPr>
          <w:delText xml:space="preserve">Course </w:delText>
        </w:r>
      </w:del>
      <w:del w:id="771" w:author="Jaishree Kantilal Tailor" w:date="2022-07-11T08:47:00Z">
        <w:r w:rsidRPr="00C66F55" w:rsidDel="00EA7C11">
          <w:rPr>
            <w:rFonts w:asciiTheme="minorHAnsi" w:hAnsiTheme="minorHAnsi" w:cstheme="minorHAnsi"/>
            <w:szCs w:val="24"/>
          </w:rPr>
          <w:delText xml:space="preserve">Owner </w:delText>
        </w:r>
      </w:del>
      <w:del w:id="772" w:author="Jaishree Kantilal Tailor" w:date="2022-07-22T06:16:00Z">
        <w:r w:rsidRPr="00C66F55" w:rsidDel="00A4300A">
          <w:rPr>
            <w:rFonts w:asciiTheme="minorHAnsi" w:hAnsiTheme="minorHAnsi" w:cstheme="minorHAnsi"/>
            <w:szCs w:val="24"/>
          </w:rPr>
          <w:delText>(s):</w:delText>
        </w:r>
      </w:del>
    </w:p>
    <w:p w14:paraId="2F529543" w14:textId="485D4FB7" w:rsidR="003D0B05" w:rsidRPr="00C66F55" w:rsidDel="009814C7" w:rsidRDefault="003D0B05">
      <w:pPr>
        <w:ind w:left="1440" w:firstLine="0"/>
        <w:rPr>
          <w:del w:id="773" w:author="Jaishree Kantilal Tailor" w:date="2022-07-11T08:49:00Z"/>
          <w:rFonts w:asciiTheme="minorHAnsi" w:hAnsiTheme="minorHAnsi" w:cstheme="minorHAnsi"/>
          <w:b/>
          <w:bCs/>
          <w:szCs w:val="24"/>
          <w:rPrChange w:id="774" w:author="Jaishree Kantilal Tailor" w:date="2022-09-06T06:53:00Z">
            <w:rPr>
              <w:del w:id="775" w:author="Jaishree Kantilal Tailor" w:date="2022-07-11T08:49:00Z"/>
              <w:rFonts w:asciiTheme="minorHAnsi" w:hAnsiTheme="minorHAnsi" w:cstheme="minorHAnsi"/>
            </w:rPr>
          </w:rPrChange>
        </w:rPr>
        <w:pPrChange w:id="776" w:author="Jaishree Kantilal Tailor" w:date="2022-09-06T07:04:00Z">
          <w:pPr/>
        </w:pPrChange>
      </w:pPr>
    </w:p>
    <w:tbl>
      <w:tblPr>
        <w:tblStyle w:val="TableGrid"/>
        <w:tblW w:w="0" w:type="auto"/>
        <w:tblInd w:w="985" w:type="dxa"/>
        <w:tblLook w:val="04A0" w:firstRow="1" w:lastRow="0" w:firstColumn="1" w:lastColumn="0" w:noHBand="0" w:noVBand="1"/>
      </w:tblPr>
      <w:tblGrid>
        <w:gridCol w:w="2622"/>
        <w:gridCol w:w="4056"/>
        <w:gridCol w:w="2497"/>
      </w:tblGrid>
      <w:tr w:rsidR="003D0B05" w:rsidRPr="00C66F55" w:rsidDel="00A4300A" w14:paraId="19FEB87D" w14:textId="3E475720" w:rsidTr="003D0B05">
        <w:trPr>
          <w:del w:id="777" w:author="Jaishree Kantilal Tailor" w:date="2022-07-22T06:16:00Z"/>
        </w:trPr>
        <w:tc>
          <w:tcPr>
            <w:tcW w:w="2970" w:type="dxa"/>
          </w:tcPr>
          <w:p w14:paraId="0E34F48C" w14:textId="29DFBBA9" w:rsidR="003D0B05" w:rsidRPr="00C66F55" w:rsidDel="00A4300A" w:rsidRDefault="003D0B05">
            <w:pPr>
              <w:ind w:left="1440" w:firstLine="0"/>
              <w:rPr>
                <w:del w:id="778" w:author="Jaishree Kantilal Tailor" w:date="2022-07-22T06:16:00Z"/>
                <w:rFonts w:asciiTheme="minorHAnsi" w:hAnsiTheme="minorHAnsi" w:cstheme="minorHAnsi"/>
                <w:b/>
                <w:bCs/>
                <w:szCs w:val="24"/>
                <w:rPrChange w:id="779" w:author="Jaishree Kantilal Tailor" w:date="2022-09-06T06:53:00Z">
                  <w:rPr>
                    <w:del w:id="780" w:author="Jaishree Kantilal Tailor" w:date="2022-07-22T06:16:00Z"/>
                    <w:rFonts w:asciiTheme="minorHAnsi" w:hAnsiTheme="minorHAnsi" w:cstheme="minorHAnsi"/>
                  </w:rPr>
                </w:rPrChange>
              </w:rPr>
              <w:pPrChange w:id="781" w:author="Jaishree Kantilal Tailor" w:date="2022-09-06T07:04:00Z">
                <w:pPr>
                  <w:ind w:firstLine="0"/>
                  <w:jc w:val="center"/>
                </w:pPr>
              </w:pPrChange>
            </w:pPr>
            <w:del w:id="782" w:author="Jaishree Kantilal Tailor" w:date="2022-07-22T06:16:00Z">
              <w:r w:rsidRPr="00C66F55" w:rsidDel="00A4300A">
                <w:rPr>
                  <w:rFonts w:asciiTheme="minorHAnsi" w:hAnsiTheme="minorHAnsi" w:cstheme="minorHAnsi"/>
                  <w:b/>
                  <w:bCs/>
                  <w:szCs w:val="24"/>
                  <w:rPrChange w:id="783" w:author="Jaishree Kantilal Tailor" w:date="2022-09-06T06:53:00Z">
                    <w:rPr>
                      <w:rFonts w:asciiTheme="minorHAnsi" w:hAnsiTheme="minorHAnsi" w:cstheme="minorHAnsi"/>
                    </w:rPr>
                  </w:rPrChange>
                </w:rPr>
                <w:delText>Employee Name</w:delText>
              </w:r>
            </w:del>
          </w:p>
        </w:tc>
        <w:tc>
          <w:tcPr>
            <w:tcW w:w="3870" w:type="dxa"/>
          </w:tcPr>
          <w:p w14:paraId="20966418" w14:textId="355DDB57" w:rsidR="003D0B05" w:rsidRPr="00C66F55" w:rsidDel="00A4300A" w:rsidRDefault="003D0B05">
            <w:pPr>
              <w:ind w:left="1440" w:firstLine="0"/>
              <w:rPr>
                <w:del w:id="784" w:author="Jaishree Kantilal Tailor" w:date="2022-07-22T06:16:00Z"/>
                <w:rFonts w:asciiTheme="minorHAnsi" w:hAnsiTheme="minorHAnsi" w:cstheme="minorHAnsi"/>
                <w:b/>
                <w:bCs/>
                <w:szCs w:val="24"/>
                <w:rPrChange w:id="785" w:author="Jaishree Kantilal Tailor" w:date="2022-09-06T06:53:00Z">
                  <w:rPr>
                    <w:del w:id="786" w:author="Jaishree Kantilal Tailor" w:date="2022-07-22T06:16:00Z"/>
                    <w:rFonts w:asciiTheme="minorHAnsi" w:hAnsiTheme="minorHAnsi" w:cstheme="minorHAnsi"/>
                  </w:rPr>
                </w:rPrChange>
              </w:rPr>
              <w:pPrChange w:id="787" w:author="Jaishree Kantilal Tailor" w:date="2022-09-06T07:04:00Z">
                <w:pPr>
                  <w:ind w:firstLine="0"/>
                  <w:jc w:val="center"/>
                </w:pPr>
              </w:pPrChange>
            </w:pPr>
            <w:del w:id="788" w:author="Jaishree Kantilal Tailor" w:date="2022-07-22T06:16:00Z">
              <w:r w:rsidRPr="00C66F55" w:rsidDel="00A4300A">
                <w:rPr>
                  <w:rFonts w:asciiTheme="minorHAnsi" w:hAnsiTheme="minorHAnsi" w:cstheme="minorHAnsi"/>
                  <w:b/>
                  <w:bCs/>
                  <w:szCs w:val="24"/>
                  <w:rPrChange w:id="789" w:author="Jaishree Kantilal Tailor" w:date="2022-09-06T06:53:00Z">
                    <w:rPr>
                      <w:rFonts w:asciiTheme="minorHAnsi" w:hAnsiTheme="minorHAnsi" w:cstheme="minorHAnsi"/>
                    </w:rPr>
                  </w:rPrChange>
                </w:rPr>
                <w:delText>Employee Mail ID</w:delText>
              </w:r>
            </w:del>
          </w:p>
        </w:tc>
        <w:tc>
          <w:tcPr>
            <w:tcW w:w="2335" w:type="dxa"/>
          </w:tcPr>
          <w:p w14:paraId="448AC044" w14:textId="60E7F8F9" w:rsidR="003D0B05" w:rsidRPr="00C66F55" w:rsidDel="00A4300A" w:rsidRDefault="003D0B05">
            <w:pPr>
              <w:ind w:left="1440" w:firstLine="0"/>
              <w:rPr>
                <w:del w:id="790" w:author="Jaishree Kantilal Tailor" w:date="2022-07-22T06:16:00Z"/>
                <w:rFonts w:asciiTheme="minorHAnsi" w:hAnsiTheme="minorHAnsi" w:cstheme="minorHAnsi"/>
                <w:b/>
                <w:bCs/>
                <w:szCs w:val="24"/>
                <w:rPrChange w:id="791" w:author="Jaishree Kantilal Tailor" w:date="2022-09-06T06:53:00Z">
                  <w:rPr>
                    <w:del w:id="792" w:author="Jaishree Kantilal Tailor" w:date="2022-07-22T06:16:00Z"/>
                    <w:rFonts w:asciiTheme="minorHAnsi" w:hAnsiTheme="minorHAnsi" w:cstheme="minorHAnsi"/>
                  </w:rPr>
                </w:rPrChange>
              </w:rPr>
              <w:pPrChange w:id="793" w:author="Jaishree Kantilal Tailor" w:date="2022-09-06T07:04:00Z">
                <w:pPr>
                  <w:ind w:firstLine="0"/>
                  <w:jc w:val="center"/>
                </w:pPr>
              </w:pPrChange>
            </w:pPr>
            <w:del w:id="794" w:author="Jaishree Kantilal Tailor" w:date="2022-07-22T06:16:00Z">
              <w:r w:rsidRPr="00C66F55" w:rsidDel="00A4300A">
                <w:rPr>
                  <w:rFonts w:asciiTheme="minorHAnsi" w:hAnsiTheme="minorHAnsi" w:cstheme="minorHAnsi"/>
                  <w:b/>
                  <w:bCs/>
                  <w:szCs w:val="24"/>
                  <w:rPrChange w:id="795" w:author="Jaishree Kantilal Tailor" w:date="2022-09-06T06:53:00Z">
                    <w:rPr>
                      <w:rFonts w:asciiTheme="minorHAnsi" w:hAnsiTheme="minorHAnsi" w:cstheme="minorHAnsi"/>
                    </w:rPr>
                  </w:rPrChange>
                </w:rPr>
                <w:delText>Business Unit</w:delText>
              </w:r>
            </w:del>
          </w:p>
        </w:tc>
      </w:tr>
      <w:tr w:rsidR="003D0B05" w:rsidRPr="00C66F55" w:rsidDel="00A4300A" w14:paraId="3E4AD740" w14:textId="2C8A1E74" w:rsidTr="003D0B05">
        <w:trPr>
          <w:del w:id="796" w:author="Jaishree Kantilal Tailor" w:date="2022-07-22T06:16:00Z"/>
        </w:trPr>
        <w:tc>
          <w:tcPr>
            <w:tcW w:w="2970" w:type="dxa"/>
          </w:tcPr>
          <w:p w14:paraId="5BF84756" w14:textId="02DFFF75" w:rsidR="003D0B05" w:rsidRPr="00C66F55" w:rsidDel="00A4300A" w:rsidRDefault="007E0284">
            <w:pPr>
              <w:ind w:left="1440" w:firstLine="0"/>
              <w:rPr>
                <w:del w:id="797" w:author="Jaishree Kantilal Tailor" w:date="2022-07-22T06:16:00Z"/>
                <w:rFonts w:asciiTheme="minorHAnsi" w:hAnsiTheme="minorHAnsi" w:cstheme="minorHAnsi"/>
                <w:b/>
                <w:bCs/>
                <w:szCs w:val="24"/>
                <w:rPrChange w:id="798" w:author="Jaishree Kantilal Tailor" w:date="2022-09-06T06:53:00Z">
                  <w:rPr>
                    <w:del w:id="799" w:author="Jaishree Kantilal Tailor" w:date="2022-07-22T06:16:00Z"/>
                    <w:rFonts w:asciiTheme="minorHAnsi" w:hAnsiTheme="minorHAnsi" w:cstheme="minorHAnsi"/>
                  </w:rPr>
                </w:rPrChange>
              </w:rPr>
              <w:pPrChange w:id="800" w:author="Jaishree Kantilal Tailor" w:date="2022-09-06T07:04:00Z">
                <w:pPr>
                  <w:ind w:firstLine="0"/>
                  <w:jc w:val="center"/>
                </w:pPr>
              </w:pPrChange>
            </w:pPr>
            <w:del w:id="801" w:author="Jaishree Kantilal Tailor" w:date="2022-07-11T08:47:00Z">
              <w:r w:rsidRPr="00C66F55" w:rsidDel="00EA7C11">
                <w:rPr>
                  <w:rFonts w:asciiTheme="minorHAnsi" w:hAnsiTheme="minorHAnsi" w:cstheme="minorHAnsi"/>
                  <w:b/>
                  <w:bCs/>
                  <w:szCs w:val="24"/>
                  <w:rPrChange w:id="802" w:author="Jaishree Kantilal Tailor" w:date="2022-09-06T06:53:00Z">
                    <w:rPr>
                      <w:rFonts w:asciiTheme="minorHAnsi" w:hAnsiTheme="minorHAnsi" w:cstheme="minorHAnsi"/>
                    </w:rPr>
                  </w:rPrChange>
                </w:rPr>
                <w:delText>Dr. Jaishree Tailor</w:delText>
              </w:r>
            </w:del>
          </w:p>
        </w:tc>
        <w:tc>
          <w:tcPr>
            <w:tcW w:w="3870" w:type="dxa"/>
          </w:tcPr>
          <w:p w14:paraId="5ED5835C" w14:textId="54B8CD5B" w:rsidR="003D0B05" w:rsidRPr="00C66F55" w:rsidDel="00A4300A" w:rsidRDefault="007E0284">
            <w:pPr>
              <w:ind w:left="1440" w:firstLine="0"/>
              <w:rPr>
                <w:del w:id="803" w:author="Jaishree Kantilal Tailor" w:date="2022-07-22T06:16:00Z"/>
                <w:rFonts w:asciiTheme="minorHAnsi" w:hAnsiTheme="minorHAnsi" w:cstheme="minorHAnsi"/>
                <w:b/>
                <w:bCs/>
                <w:szCs w:val="24"/>
                <w:rPrChange w:id="804" w:author="Jaishree Kantilal Tailor" w:date="2022-09-06T06:53:00Z">
                  <w:rPr>
                    <w:del w:id="805" w:author="Jaishree Kantilal Tailor" w:date="2022-07-22T06:16:00Z"/>
                    <w:rFonts w:asciiTheme="minorHAnsi" w:hAnsiTheme="minorHAnsi" w:cstheme="minorHAnsi"/>
                  </w:rPr>
                </w:rPrChange>
              </w:rPr>
              <w:pPrChange w:id="806" w:author="Jaishree Kantilal Tailor" w:date="2022-09-06T07:04:00Z">
                <w:pPr>
                  <w:ind w:firstLine="0"/>
                  <w:jc w:val="center"/>
                </w:pPr>
              </w:pPrChange>
            </w:pPr>
            <w:del w:id="807" w:author="Jaishree Kantilal Tailor" w:date="2022-07-11T08:47:00Z">
              <w:r w:rsidRPr="00C66F55" w:rsidDel="00EA7C11">
                <w:rPr>
                  <w:rFonts w:asciiTheme="minorHAnsi" w:hAnsiTheme="minorHAnsi" w:cstheme="minorHAnsi"/>
                  <w:b/>
                  <w:bCs/>
                  <w:szCs w:val="24"/>
                  <w:rPrChange w:id="808" w:author="Jaishree Kantilal Tailor" w:date="2022-09-06T06:53:00Z">
                    <w:rPr>
                      <w:rFonts w:asciiTheme="minorHAnsi" w:hAnsiTheme="minorHAnsi" w:cstheme="minorHAnsi"/>
                    </w:rPr>
                  </w:rPrChange>
                </w:rPr>
                <w:delText>Jaishree.tailor@ltts.com</w:delText>
              </w:r>
            </w:del>
          </w:p>
        </w:tc>
        <w:tc>
          <w:tcPr>
            <w:tcW w:w="2335" w:type="dxa"/>
          </w:tcPr>
          <w:p w14:paraId="401D4773" w14:textId="4BB6528F" w:rsidR="003D0B05" w:rsidRPr="00C66F55" w:rsidDel="00A4300A" w:rsidRDefault="007E0284">
            <w:pPr>
              <w:ind w:left="1440" w:firstLine="0"/>
              <w:rPr>
                <w:del w:id="809" w:author="Jaishree Kantilal Tailor" w:date="2022-07-22T06:16:00Z"/>
                <w:rFonts w:asciiTheme="minorHAnsi" w:hAnsiTheme="minorHAnsi" w:cstheme="minorHAnsi"/>
                <w:b/>
                <w:bCs/>
                <w:szCs w:val="24"/>
                <w:rPrChange w:id="810" w:author="Jaishree Kantilal Tailor" w:date="2022-09-06T06:53:00Z">
                  <w:rPr>
                    <w:del w:id="811" w:author="Jaishree Kantilal Tailor" w:date="2022-07-22T06:16:00Z"/>
                    <w:rFonts w:asciiTheme="minorHAnsi" w:hAnsiTheme="minorHAnsi" w:cstheme="minorHAnsi"/>
                  </w:rPr>
                </w:rPrChange>
              </w:rPr>
              <w:pPrChange w:id="812" w:author="Jaishree Kantilal Tailor" w:date="2022-09-06T07:04:00Z">
                <w:pPr>
                  <w:ind w:firstLine="0"/>
                  <w:jc w:val="center"/>
                </w:pPr>
              </w:pPrChange>
            </w:pPr>
            <w:del w:id="813" w:author="Jaishree Kantilal Tailor" w:date="2022-07-11T08:47:00Z">
              <w:r w:rsidRPr="00C66F55" w:rsidDel="00EA7C11">
                <w:rPr>
                  <w:rFonts w:asciiTheme="minorHAnsi" w:hAnsiTheme="minorHAnsi" w:cstheme="minorHAnsi"/>
                  <w:b/>
                  <w:bCs/>
                  <w:szCs w:val="24"/>
                  <w:rPrChange w:id="814" w:author="Jaishree Kantilal Tailor" w:date="2022-09-06T06:53:00Z">
                    <w:rPr>
                      <w:rFonts w:asciiTheme="minorHAnsi" w:hAnsiTheme="minorHAnsi" w:cstheme="minorHAnsi"/>
                    </w:rPr>
                  </w:rPrChange>
                </w:rPr>
                <w:delText>GEA</w:delText>
              </w:r>
            </w:del>
          </w:p>
        </w:tc>
      </w:tr>
    </w:tbl>
    <w:bookmarkEnd w:id="266"/>
    <w:bookmarkEnd w:id="267"/>
    <w:p w14:paraId="1B4641D4" w14:textId="5CC6B3DD" w:rsidR="00DE16B0" w:rsidRPr="00C0251C" w:rsidRDefault="00C14166">
      <w:pPr>
        <w:pStyle w:val="Heading1"/>
        <w:numPr>
          <w:ilvl w:val="0"/>
          <w:numId w:val="0"/>
        </w:numPr>
        <w:ind w:left="720" w:hanging="360"/>
        <w:rPr>
          <w:ins w:id="815" w:author="Jaishree Kantilal Tailor" w:date="2023-02-04T12:55:00Z"/>
        </w:rPr>
        <w:pPrChange w:id="816" w:author="Priya" w:date="2023-02-07T12:19:00Z">
          <w:pPr>
            <w:pStyle w:val="Heading1"/>
          </w:pPr>
        </w:pPrChange>
      </w:pPr>
      <w:ins w:id="817" w:author="Priya" w:date="2023-02-07T09:37:00Z">
        <w:r>
          <w:t>Selenium Automation</w:t>
        </w:r>
      </w:ins>
      <w:ins w:id="818" w:author="Jaishree Kantilal Tailor" w:date="2023-02-04T12:55:00Z">
        <w:del w:id="819" w:author="Priya" w:date="2023-02-07T09:37:00Z">
          <w:r w:rsidR="00DE16B0" w:rsidRPr="00C0251C" w:rsidDel="00C14166">
            <w:delText>App Requirement Definition</w:delText>
          </w:r>
        </w:del>
      </w:ins>
    </w:p>
    <w:p w14:paraId="71582AB2" w14:textId="3DB83BAF" w:rsidR="00DE16B0" w:rsidRPr="00B47902" w:rsidRDefault="00C14166" w:rsidP="00C14166">
      <w:pPr>
        <w:pStyle w:val="ListParagraph"/>
        <w:numPr>
          <w:ilvl w:val="0"/>
          <w:numId w:val="103"/>
        </w:numPr>
        <w:rPr>
          <w:ins w:id="820" w:author="Priya Birjuprasad Kanojiya" w:date="2023-02-08T10:49:00Z"/>
          <w:b/>
          <w:bCs/>
          <w:szCs w:val="24"/>
          <w:lang w:bidi="ar-SA"/>
          <w:rPrChange w:id="821" w:author="Priya Birjuprasad Kanojiya" w:date="2023-02-08T10:49:00Z">
            <w:rPr>
              <w:ins w:id="822" w:author="Priya Birjuprasad Kanojiya" w:date="2023-02-08T10:49:00Z"/>
              <w:rFonts w:ascii="Source Sans Pro" w:hAnsi="Source Sans Pro"/>
              <w:b/>
              <w:bCs/>
              <w:color w:val="222222"/>
              <w:szCs w:val="24"/>
              <w:shd w:val="clear" w:color="auto" w:fill="FFFFFF"/>
            </w:rPr>
          </w:rPrChange>
        </w:rPr>
      </w:pPr>
      <w:ins w:id="823" w:author="Priya" w:date="2023-02-07T09:39:00Z">
        <w:r w:rsidRPr="00ED4128">
          <w:rPr>
            <w:rFonts w:ascii="Source Sans Pro" w:hAnsi="Source Sans Pro"/>
            <w:b/>
            <w:bCs/>
            <w:color w:val="222222"/>
            <w:szCs w:val="24"/>
            <w:shd w:val="clear" w:color="auto" w:fill="FFFFFF"/>
            <w:rPrChange w:id="824" w:author="Priya" w:date="2023-02-07T11:16:00Z">
              <w:rPr>
                <w:rFonts w:ascii="Source Sans Pro" w:hAnsi="Source Sans Pro"/>
                <w:color w:val="222222"/>
                <w:szCs w:val="24"/>
                <w:shd w:val="clear" w:color="auto" w:fill="FFFFFF"/>
              </w:rPr>
            </w:rPrChange>
          </w:rPr>
          <w:t>Selenium</w:t>
        </w:r>
      </w:ins>
      <w:ins w:id="825" w:author="Priya" w:date="2023-02-07T09:38:00Z">
        <w:r w:rsidRPr="00ED4128">
          <w:rPr>
            <w:rFonts w:ascii="Source Sans Pro" w:hAnsi="Source Sans Pro"/>
            <w:b/>
            <w:bCs/>
            <w:color w:val="222222"/>
            <w:szCs w:val="24"/>
            <w:shd w:val="clear" w:color="auto" w:fill="FFFFFF"/>
            <w:rPrChange w:id="826" w:author="Priya" w:date="2023-02-07T11:16:00Z">
              <w:rPr>
                <w:rFonts w:ascii="Source Sans Pro" w:hAnsi="Source Sans Pro"/>
                <w:color w:val="222222"/>
                <w:sz w:val="27"/>
                <w:szCs w:val="27"/>
                <w:shd w:val="clear" w:color="auto" w:fill="FFFFFF"/>
              </w:rPr>
            </w:rPrChange>
          </w:rPr>
          <w:t> is a free (</w:t>
        </w:r>
        <w:proofErr w:type="gramStart"/>
        <w:r w:rsidRPr="00ED4128">
          <w:rPr>
            <w:rFonts w:ascii="Source Sans Pro" w:hAnsi="Source Sans Pro"/>
            <w:b/>
            <w:bCs/>
            <w:color w:val="222222"/>
            <w:szCs w:val="24"/>
            <w:shd w:val="clear" w:color="auto" w:fill="FFFFFF"/>
            <w:rPrChange w:id="827" w:author="Priya" w:date="2023-02-07T11:16:00Z">
              <w:rPr>
                <w:rFonts w:ascii="Source Sans Pro" w:hAnsi="Source Sans Pro"/>
                <w:color w:val="222222"/>
                <w:sz w:val="27"/>
                <w:szCs w:val="27"/>
                <w:shd w:val="clear" w:color="auto" w:fill="FFFFFF"/>
              </w:rPr>
            </w:rPrChange>
          </w:rPr>
          <w:t>open-source</w:t>
        </w:r>
        <w:proofErr w:type="gramEnd"/>
        <w:r w:rsidRPr="00ED4128">
          <w:rPr>
            <w:rFonts w:ascii="Source Sans Pro" w:hAnsi="Source Sans Pro"/>
            <w:b/>
            <w:bCs/>
            <w:color w:val="222222"/>
            <w:szCs w:val="24"/>
            <w:shd w:val="clear" w:color="auto" w:fill="FFFFFF"/>
            <w:rPrChange w:id="828" w:author="Priya" w:date="2023-02-07T11:16:00Z">
              <w:rPr>
                <w:rFonts w:ascii="Source Sans Pro" w:hAnsi="Source Sans Pro"/>
                <w:color w:val="222222"/>
                <w:sz w:val="27"/>
                <w:szCs w:val="27"/>
                <w:shd w:val="clear" w:color="auto" w:fill="FFFFFF"/>
              </w:rPr>
            </w:rPrChange>
          </w:rPr>
          <w:t>) automated testing framework used to validate web applications across different browsers and platforms. </w:t>
        </w:r>
      </w:ins>
      <w:ins w:id="829" w:author="Jaishree Kantilal Tailor" w:date="2023-02-04T12:55:00Z">
        <w:del w:id="830" w:author="Priya" w:date="2023-02-07T09:37:00Z">
          <w:r w:rsidR="00DE16B0" w:rsidRPr="00ED4128" w:rsidDel="00C14166">
            <w:rPr>
              <w:b/>
              <w:bCs/>
              <w:szCs w:val="24"/>
              <w:lang w:bidi="ar-SA"/>
              <w:rPrChange w:id="831" w:author="Priya" w:date="2023-02-07T11:16:00Z">
                <w:rPr>
                  <w:lang w:bidi="ar-SA"/>
                </w:rPr>
              </w:rPrChange>
            </w:rPr>
            <w:delText>&lt;&lt;Type the entire app definition here&gt;&gt;</w:delText>
          </w:r>
        </w:del>
      </w:ins>
    </w:p>
    <w:p w14:paraId="5FD66E8E" w14:textId="2BBB9714" w:rsidR="00B47902" w:rsidRPr="00B47902" w:rsidRDefault="00B47902" w:rsidP="00C14166">
      <w:pPr>
        <w:pStyle w:val="ListParagraph"/>
        <w:numPr>
          <w:ilvl w:val="0"/>
          <w:numId w:val="103"/>
        </w:numPr>
        <w:rPr>
          <w:ins w:id="832" w:author="Priya" w:date="2023-02-07T09:39:00Z"/>
          <w:b/>
          <w:bCs/>
          <w:szCs w:val="24"/>
          <w:lang w:bidi="ar-SA"/>
          <w:rPrChange w:id="833" w:author="Priya Birjuprasad Kanojiya" w:date="2023-02-08T10:49:00Z">
            <w:rPr>
              <w:ins w:id="834" w:author="Priya" w:date="2023-02-07T09:39:00Z"/>
              <w:rFonts w:ascii="Source Sans Pro" w:hAnsi="Source Sans Pro"/>
              <w:color w:val="222222"/>
              <w:szCs w:val="24"/>
              <w:shd w:val="clear" w:color="auto" w:fill="FFFFFF"/>
            </w:rPr>
          </w:rPrChange>
        </w:rPr>
      </w:pPr>
      <w:ins w:id="835" w:author="Priya Birjuprasad Kanojiya" w:date="2023-02-08T10:49:00Z">
        <w:r w:rsidRPr="00B47902">
          <w:rPr>
            <w:b/>
            <w:bCs/>
            <w:lang w:bidi="ar-SA"/>
            <w:rPrChange w:id="836" w:author="Priya Birjuprasad Kanojiya" w:date="2023-02-08T10:49:00Z">
              <w:rPr>
                <w:lang w:bidi="ar-SA"/>
              </w:rPr>
            </w:rPrChange>
          </w:rPr>
          <w:t>The code gives user to access the website of Starbucks and options to select operations which is to be performed</w:t>
        </w:r>
        <w:r>
          <w:rPr>
            <w:b/>
            <w:bCs/>
            <w:lang w:bidi="ar-SA"/>
          </w:rPr>
          <w:t>.</w:t>
        </w:r>
      </w:ins>
    </w:p>
    <w:p w14:paraId="75BA6D9B" w14:textId="46F24952" w:rsidR="00C14166" w:rsidRPr="00ED4128" w:rsidRDefault="009D3619" w:rsidP="00C14166">
      <w:pPr>
        <w:pStyle w:val="ListParagraph"/>
        <w:numPr>
          <w:ilvl w:val="0"/>
          <w:numId w:val="103"/>
        </w:numPr>
        <w:rPr>
          <w:ins w:id="837" w:author="Priya" w:date="2023-02-07T11:12:00Z"/>
          <w:b/>
          <w:bCs/>
          <w:szCs w:val="24"/>
          <w:lang w:bidi="ar-SA"/>
          <w:rPrChange w:id="838" w:author="Priya" w:date="2023-02-07T11:16:00Z">
            <w:rPr>
              <w:ins w:id="839" w:author="Priya" w:date="2023-02-07T11:12:00Z"/>
              <w:sz w:val="22"/>
              <w:szCs w:val="20"/>
              <w:lang w:bidi="ar-SA"/>
            </w:rPr>
          </w:rPrChange>
        </w:rPr>
      </w:pPr>
      <w:ins w:id="840" w:author="Priya" w:date="2023-02-07T11:12:00Z">
        <w:r w:rsidRPr="00ED4128">
          <w:rPr>
            <w:b/>
            <w:bCs/>
            <w:szCs w:val="24"/>
            <w:lang w:bidi="ar-SA"/>
            <w:rPrChange w:id="841" w:author="Priya" w:date="2023-02-07T11:16:00Z">
              <w:rPr>
                <w:sz w:val="22"/>
                <w:szCs w:val="20"/>
                <w:lang w:bidi="ar-SA"/>
              </w:rPr>
            </w:rPrChange>
          </w:rPr>
          <w:t>It’s a menu driven program.</w:t>
        </w:r>
      </w:ins>
    </w:p>
    <w:p w14:paraId="57F3AAA6" w14:textId="57EB5E82" w:rsidR="009D3619" w:rsidRPr="00ED4128" w:rsidRDefault="009D3619" w:rsidP="00C14166">
      <w:pPr>
        <w:pStyle w:val="ListParagraph"/>
        <w:numPr>
          <w:ilvl w:val="0"/>
          <w:numId w:val="103"/>
        </w:numPr>
        <w:rPr>
          <w:ins w:id="842" w:author="Priya" w:date="2023-02-07T09:43:00Z"/>
          <w:b/>
          <w:bCs/>
          <w:szCs w:val="24"/>
          <w:lang w:bidi="ar-SA"/>
          <w:rPrChange w:id="843" w:author="Priya" w:date="2023-02-07T11:16:00Z">
            <w:rPr>
              <w:ins w:id="844" w:author="Priya" w:date="2023-02-07T09:43:00Z"/>
              <w:rFonts w:ascii="Arial" w:hAnsi="Arial" w:cs="Arial"/>
              <w:color w:val="202122"/>
              <w:sz w:val="21"/>
              <w:szCs w:val="21"/>
              <w:shd w:val="clear" w:color="auto" w:fill="FFFFFF"/>
            </w:rPr>
          </w:rPrChange>
        </w:rPr>
      </w:pPr>
      <w:ins w:id="845" w:author="Priya" w:date="2023-02-07T11:12:00Z">
        <w:r w:rsidRPr="00ED4128">
          <w:rPr>
            <w:b/>
            <w:bCs/>
            <w:szCs w:val="24"/>
            <w:lang w:bidi="ar-SA"/>
            <w:rPrChange w:id="846" w:author="Priya" w:date="2023-02-07T11:16:00Z">
              <w:rPr>
                <w:sz w:val="22"/>
                <w:szCs w:val="20"/>
                <w:lang w:bidi="ar-SA"/>
              </w:rPr>
            </w:rPrChange>
          </w:rPr>
          <w:t xml:space="preserve">There are options to select an item and </w:t>
        </w:r>
      </w:ins>
      <w:ins w:id="847" w:author="Priya" w:date="2023-02-07T11:13:00Z">
        <w:r w:rsidRPr="00ED4128">
          <w:rPr>
            <w:b/>
            <w:bCs/>
            <w:szCs w:val="24"/>
            <w:lang w:bidi="ar-SA"/>
            <w:rPrChange w:id="848" w:author="Priya" w:date="2023-02-07T11:16:00Z">
              <w:rPr>
                <w:sz w:val="22"/>
                <w:szCs w:val="20"/>
                <w:lang w:bidi="ar-SA"/>
              </w:rPr>
            </w:rPrChange>
          </w:rPr>
          <w:t>another option for exception.</w:t>
        </w:r>
      </w:ins>
    </w:p>
    <w:p w14:paraId="678B7523" w14:textId="77777777" w:rsidR="00C14166" w:rsidRPr="00ED4128" w:rsidRDefault="00C14166">
      <w:pPr>
        <w:pStyle w:val="ListParagraph"/>
        <w:ind w:left="1836" w:firstLine="0"/>
        <w:rPr>
          <w:ins w:id="849" w:author="Jaishree Kantilal Tailor" w:date="2023-02-04T12:55:00Z"/>
          <w:b/>
          <w:bCs/>
          <w:szCs w:val="24"/>
          <w:lang w:bidi="ar-SA"/>
          <w:rPrChange w:id="850" w:author="Priya" w:date="2023-02-07T11:16:00Z">
            <w:rPr>
              <w:ins w:id="851" w:author="Jaishree Kantilal Tailor" w:date="2023-02-04T12:55:00Z"/>
              <w:lang w:bidi="ar-SA"/>
            </w:rPr>
          </w:rPrChange>
        </w:rPr>
        <w:pPrChange w:id="852" w:author="Priya Birjuprasad Kanojiya" w:date="2023-02-08T09:56:00Z">
          <w:pPr/>
        </w:pPrChange>
      </w:pPr>
    </w:p>
    <w:p w14:paraId="5F832B1F" w14:textId="77777777" w:rsidR="00B03A19" w:rsidRDefault="00B03A19" w:rsidP="00B03A19">
      <w:pPr>
        <w:pStyle w:val="Heading1"/>
        <w:ind w:left="720"/>
        <w:rPr>
          <w:ins w:id="853" w:author="Priya Birjuprasad Kanojiya" w:date="2023-02-08T12:21:00Z"/>
          <w:lang w:bidi="ar-SA"/>
        </w:rPr>
      </w:pPr>
      <w:ins w:id="854" w:author="Priya Birjuprasad Kanojiya" w:date="2023-02-08T12:21:00Z">
        <w:r>
          <w:rPr>
            <w:lang w:bidi="ar-SA"/>
          </w:rPr>
          <w:t>App Implementation Source File Structure and Individual Contribution</w:t>
        </w:r>
      </w:ins>
    </w:p>
    <w:p w14:paraId="461A3AB9" w14:textId="77777777" w:rsidR="00B03A19" w:rsidRDefault="00B03A19" w:rsidP="00B03A19">
      <w:pPr>
        <w:rPr>
          <w:ins w:id="855" w:author="Priya Birjuprasad Kanojiya" w:date="2023-02-08T12:21:00Z"/>
          <w:lang w:bidi="ar-SA"/>
        </w:rPr>
      </w:pPr>
      <w:ins w:id="856" w:author="Priya Birjuprasad Kanojiya" w:date="2023-02-08T12:21:00Z">
        <w:r>
          <w:rPr>
            <w:lang w:bidi="ar-SA"/>
          </w:rPr>
          <w:t>This section must have 2 items:</w:t>
        </w:r>
      </w:ins>
    </w:p>
    <w:p w14:paraId="774BABB6" w14:textId="77777777" w:rsidR="00B03A19" w:rsidRDefault="00B03A19" w:rsidP="00B03A19">
      <w:pPr>
        <w:pStyle w:val="Heading3"/>
        <w:rPr>
          <w:ins w:id="857" w:author="Priya Birjuprasad Kanojiya" w:date="2023-02-08T12:21:00Z"/>
          <w:lang w:bidi="ar-SA"/>
        </w:rPr>
      </w:pPr>
      <w:ins w:id="858" w:author="Priya Birjuprasad Kanojiya" w:date="2023-02-08T12:21:00Z">
        <w:r>
          <w:rPr>
            <w:lang w:bidi="ar-SA"/>
          </w:rPr>
          <w:t>Screenshot of the PyCharm Project with its File Structure. It must have the File Explorer View for all the source files, modules created.</w:t>
        </w:r>
      </w:ins>
    </w:p>
    <w:p w14:paraId="2D076386" w14:textId="77777777" w:rsidR="00B03A19" w:rsidRPr="0073724C" w:rsidRDefault="00B03A19" w:rsidP="00B03A19">
      <w:pPr>
        <w:pStyle w:val="Heading3"/>
        <w:rPr>
          <w:ins w:id="859" w:author="Priya Birjuprasad Kanojiya" w:date="2023-02-08T12:21:00Z"/>
          <w:lang w:bidi="ar-SA"/>
        </w:rPr>
      </w:pPr>
      <w:ins w:id="860" w:author="Priya Birjuprasad Kanojiya" w:date="2023-02-08T12:21:00Z">
        <w:r>
          <w:rPr>
            <w:lang w:bidi="ar-SA"/>
          </w:rPr>
          <w:t>File Summary</w:t>
        </w:r>
      </w:ins>
    </w:p>
    <w:p w14:paraId="0F81CFA5" w14:textId="77777777" w:rsidR="00B03A19" w:rsidRDefault="00B03A19" w:rsidP="00B03A19">
      <w:pPr>
        <w:rPr>
          <w:ins w:id="861" w:author="Priya Birjuprasad Kanojiya" w:date="2023-02-08T12:21:00Z"/>
          <w:lang w:bidi="ar-SA"/>
        </w:rPr>
      </w:pPr>
    </w:p>
    <w:tbl>
      <w:tblPr>
        <w:tblStyle w:val="GridTable5Dark-Accent1"/>
        <w:tblW w:w="9696" w:type="dxa"/>
        <w:jc w:val="center"/>
        <w:tblLook w:val="04A0" w:firstRow="1" w:lastRow="0" w:firstColumn="1" w:lastColumn="0" w:noHBand="0" w:noVBand="1"/>
      </w:tblPr>
      <w:tblGrid>
        <w:gridCol w:w="1668"/>
        <w:gridCol w:w="1620"/>
        <w:gridCol w:w="1990"/>
        <w:gridCol w:w="4418"/>
      </w:tblGrid>
      <w:tr w:rsidR="00B03A19" w14:paraId="36C09EDC" w14:textId="77777777" w:rsidTr="00060D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5"/>
          <w:jc w:val="center"/>
          <w:ins w:id="862" w:author="Priya Birjuprasad Kanojiya" w:date="2023-02-08T12:22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</w:tcPr>
          <w:p w14:paraId="39A385EC" w14:textId="77777777" w:rsidR="00B03A19" w:rsidRDefault="00B03A19" w:rsidP="00060D18">
            <w:pPr>
              <w:pStyle w:val="Heading3"/>
              <w:numPr>
                <w:ilvl w:val="0"/>
                <w:numId w:val="0"/>
              </w:numPr>
              <w:jc w:val="center"/>
              <w:outlineLvl w:val="2"/>
              <w:rPr>
                <w:ins w:id="863" w:author="Priya Birjuprasad Kanojiya" w:date="2023-02-08T12:22:00Z"/>
              </w:rPr>
            </w:pPr>
            <w:ins w:id="864" w:author="Priya Birjuprasad Kanojiya" w:date="2023-02-08T12:22:00Z">
              <w:r>
                <w:t>Items</w:t>
              </w:r>
            </w:ins>
          </w:p>
        </w:tc>
        <w:tc>
          <w:tcPr>
            <w:tcW w:w="0" w:type="dxa"/>
          </w:tcPr>
          <w:p w14:paraId="515582CE" w14:textId="77777777" w:rsidR="00B03A19" w:rsidRDefault="00B03A19" w:rsidP="00060D18">
            <w:pPr>
              <w:pStyle w:val="Heading3"/>
              <w:numPr>
                <w:ilvl w:val="0"/>
                <w:numId w:val="0"/>
              </w:numPr>
              <w:jc w:val="center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865" w:author="Priya Birjuprasad Kanojiya" w:date="2023-02-08T12:22:00Z"/>
              </w:rPr>
            </w:pPr>
            <w:ins w:id="866" w:author="Priya Birjuprasad Kanojiya" w:date="2023-02-08T12:22:00Z">
              <w:r>
                <w:t>Items</w:t>
              </w:r>
            </w:ins>
          </w:p>
        </w:tc>
        <w:tc>
          <w:tcPr>
            <w:tcW w:w="0" w:type="dxa"/>
          </w:tcPr>
          <w:p w14:paraId="5887EB08" w14:textId="77777777" w:rsidR="00B03A19" w:rsidRDefault="00B03A19" w:rsidP="00060D18">
            <w:pPr>
              <w:pStyle w:val="Heading3"/>
              <w:numPr>
                <w:ilvl w:val="0"/>
                <w:numId w:val="0"/>
              </w:numPr>
              <w:jc w:val="center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867" w:author="Priya Birjuprasad Kanojiya" w:date="2023-02-08T12:22:00Z"/>
              </w:rPr>
            </w:pPr>
            <w:ins w:id="868" w:author="Priya Birjuprasad Kanojiya" w:date="2023-02-08T12:22:00Z">
              <w:r>
                <w:t>Description</w:t>
              </w:r>
            </w:ins>
          </w:p>
        </w:tc>
        <w:tc>
          <w:tcPr>
            <w:tcW w:w="3017" w:type="dxa"/>
          </w:tcPr>
          <w:p w14:paraId="715075B5" w14:textId="77777777" w:rsidR="00B03A19" w:rsidRDefault="00B03A19" w:rsidP="00060D18">
            <w:pPr>
              <w:pStyle w:val="Heading3"/>
              <w:numPr>
                <w:ilvl w:val="0"/>
                <w:numId w:val="0"/>
              </w:numPr>
              <w:jc w:val="center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869" w:author="Priya Birjuprasad Kanojiya" w:date="2023-02-08T12:22:00Z"/>
              </w:rPr>
            </w:pPr>
            <w:ins w:id="870" w:author="Priya Birjuprasad Kanojiya" w:date="2023-02-08T12:22:00Z">
              <w:r>
                <w:t>Responsible Member PSNO.</w:t>
              </w:r>
            </w:ins>
          </w:p>
        </w:tc>
      </w:tr>
      <w:tr w:rsidR="00B03A19" w14:paraId="3ADC69CF" w14:textId="77777777" w:rsidTr="00060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  <w:jc w:val="center"/>
          <w:ins w:id="871" w:author="Priya Birjuprasad Kanojiya" w:date="2023-02-08T12:22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vMerge w:val="restart"/>
            <w:vAlign w:val="center"/>
          </w:tcPr>
          <w:p w14:paraId="169B2C60" w14:textId="77777777" w:rsidR="00B03A19" w:rsidRDefault="00B03A19" w:rsidP="00060D18">
            <w:pPr>
              <w:pStyle w:val="Heading3"/>
              <w:numPr>
                <w:ilvl w:val="0"/>
                <w:numId w:val="0"/>
              </w:numPr>
              <w:jc w:val="center"/>
              <w:outlineLvl w:val="2"/>
              <w:rPr>
                <w:ins w:id="872" w:author="Priya Birjuprasad Kanojiya" w:date="2023-02-08T12:22:00Z"/>
              </w:rPr>
            </w:pPr>
            <w:ins w:id="873" w:author="Priya Birjuprasad Kanojiya" w:date="2023-02-08T12:22:00Z">
              <w:r>
                <w:t>Modules</w:t>
              </w:r>
            </w:ins>
          </w:p>
        </w:tc>
        <w:tc>
          <w:tcPr>
            <w:tcW w:w="0" w:type="dxa"/>
          </w:tcPr>
          <w:p w14:paraId="5A02192B" w14:textId="694AA099" w:rsidR="00B03A19" w:rsidRDefault="00B03A19" w:rsidP="00060D18">
            <w:pPr>
              <w:pStyle w:val="Heading3"/>
              <w:numPr>
                <w:ilvl w:val="0"/>
                <w:numId w:val="0"/>
              </w:numPr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874" w:author="Priya Birjuprasad Kanojiya" w:date="2023-02-08T12:22:00Z"/>
              </w:rPr>
            </w:pPr>
            <w:ins w:id="875" w:author="Priya Birjuprasad Kanojiya" w:date="2023-02-08T12:22:00Z">
              <w:r>
                <w:t>Web Driver</w:t>
              </w:r>
            </w:ins>
          </w:p>
        </w:tc>
        <w:tc>
          <w:tcPr>
            <w:tcW w:w="0" w:type="dxa"/>
          </w:tcPr>
          <w:p w14:paraId="1D8C6C9A" w14:textId="2CAD3953" w:rsidR="00B03A19" w:rsidRPr="00C0251C" w:rsidRDefault="008E748A" w:rsidP="00060D18">
            <w:pPr>
              <w:pStyle w:val="Heading3"/>
              <w:numPr>
                <w:ilvl w:val="0"/>
                <w:numId w:val="0"/>
              </w:numPr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876" w:author="Priya Birjuprasad Kanojiya" w:date="2023-02-08T12:22:00Z"/>
                <w:rFonts w:ascii="Calibri" w:hAnsi="Calibri"/>
                <w:b w:val="0"/>
                <w:sz w:val="24"/>
                <w:szCs w:val="22"/>
                <w:lang w:bidi="ar-SA"/>
              </w:rPr>
            </w:pPr>
            <w:ins w:id="877" w:author="Priya Birjuprasad Kanojiya" w:date="2023-02-08T12:50:00Z">
              <w:r>
                <w:rPr>
                  <w:rFonts w:ascii="Calibri" w:hAnsi="Calibri"/>
                  <w:b w:val="0"/>
                  <w:sz w:val="24"/>
                  <w:szCs w:val="22"/>
                  <w:lang w:bidi="ar-SA"/>
                </w:rPr>
                <w:t>Used for to Automate web elements.</w:t>
              </w:r>
            </w:ins>
          </w:p>
        </w:tc>
        <w:tc>
          <w:tcPr>
            <w:tcW w:w="3017" w:type="dxa"/>
          </w:tcPr>
          <w:p w14:paraId="2F2F0B97" w14:textId="3B68AC82" w:rsidR="00B03A19" w:rsidRPr="00C0251C" w:rsidRDefault="00B03A19" w:rsidP="00060D18">
            <w:pPr>
              <w:pStyle w:val="Heading3"/>
              <w:numPr>
                <w:ilvl w:val="0"/>
                <w:numId w:val="0"/>
              </w:numPr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878" w:author="Priya Birjuprasad Kanojiya" w:date="2023-02-08T12:22:00Z"/>
                <w:rFonts w:ascii="Calibri" w:hAnsi="Calibri"/>
                <w:b w:val="0"/>
                <w:sz w:val="24"/>
                <w:szCs w:val="22"/>
                <w:lang w:bidi="ar-SA"/>
              </w:rPr>
            </w:pPr>
            <w:ins w:id="879" w:author="Priya Birjuprasad Kanojiya" w:date="2023-02-08T12:29:00Z">
              <w:r>
                <w:rPr>
                  <w:rFonts w:ascii="Calibri" w:hAnsi="Calibri"/>
                  <w:b w:val="0"/>
                  <w:sz w:val="24"/>
                  <w:szCs w:val="22"/>
                  <w:lang w:bidi="ar-SA"/>
                </w:rPr>
                <w:t>40032345</w:t>
              </w:r>
            </w:ins>
          </w:p>
        </w:tc>
      </w:tr>
      <w:tr w:rsidR="00B03A19" w14:paraId="3923EEA1" w14:textId="77777777" w:rsidTr="00060D18">
        <w:trPr>
          <w:trHeight w:val="531"/>
          <w:jc w:val="center"/>
          <w:ins w:id="880" w:author="Priya Birjuprasad Kanojiya" w:date="2023-02-08T12:22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vMerge/>
            <w:vAlign w:val="center"/>
          </w:tcPr>
          <w:p w14:paraId="34D40EC1" w14:textId="77777777" w:rsidR="00B03A19" w:rsidRDefault="00B03A19" w:rsidP="00060D18">
            <w:pPr>
              <w:pStyle w:val="Heading3"/>
              <w:numPr>
                <w:ilvl w:val="0"/>
                <w:numId w:val="0"/>
              </w:numPr>
              <w:jc w:val="center"/>
              <w:outlineLvl w:val="2"/>
              <w:rPr>
                <w:ins w:id="881" w:author="Priya Birjuprasad Kanojiya" w:date="2023-02-08T12:22:00Z"/>
              </w:rPr>
            </w:pPr>
          </w:p>
        </w:tc>
        <w:tc>
          <w:tcPr>
            <w:tcW w:w="0" w:type="dxa"/>
          </w:tcPr>
          <w:p w14:paraId="4646D2D0" w14:textId="12F2C272" w:rsidR="00B03A19" w:rsidRDefault="00B03A19" w:rsidP="00060D18">
            <w:pPr>
              <w:pStyle w:val="Heading3"/>
              <w:numPr>
                <w:ilvl w:val="0"/>
                <w:numId w:val="0"/>
              </w:numPr>
              <w:outlineLvl w:val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882" w:author="Priya Birjuprasad Kanojiya" w:date="2023-02-08T12:22:00Z"/>
              </w:rPr>
            </w:pPr>
            <w:ins w:id="883" w:author="Priya Birjuprasad Kanojiya" w:date="2023-02-08T12:22:00Z">
              <w:r>
                <w:t>Time</w:t>
              </w:r>
            </w:ins>
          </w:p>
        </w:tc>
        <w:tc>
          <w:tcPr>
            <w:tcW w:w="0" w:type="dxa"/>
          </w:tcPr>
          <w:p w14:paraId="26124118" w14:textId="1028AA0F" w:rsidR="00B03A19" w:rsidRPr="00C0251C" w:rsidRDefault="001E2878" w:rsidP="00060D18">
            <w:pPr>
              <w:pStyle w:val="Heading3"/>
              <w:numPr>
                <w:ilvl w:val="0"/>
                <w:numId w:val="0"/>
              </w:numPr>
              <w:outlineLvl w:val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884" w:author="Priya Birjuprasad Kanojiya" w:date="2023-02-08T12:22:00Z"/>
                <w:rFonts w:ascii="Calibri" w:hAnsi="Calibri"/>
                <w:b w:val="0"/>
                <w:sz w:val="24"/>
                <w:szCs w:val="22"/>
                <w:lang w:bidi="ar-SA"/>
              </w:rPr>
            </w:pPr>
            <w:ins w:id="885" w:author="Priya Birjuprasad Kanojiya" w:date="2023-02-08T12:50:00Z">
              <w:r>
                <w:rPr>
                  <w:rFonts w:ascii="Calibri" w:hAnsi="Calibri"/>
                  <w:b w:val="0"/>
                  <w:sz w:val="24"/>
                  <w:szCs w:val="22"/>
                  <w:lang w:bidi="ar-SA"/>
                </w:rPr>
                <w:t>T</w:t>
              </w:r>
            </w:ins>
            <w:ins w:id="886" w:author="Priya Birjuprasad Kanojiya" w:date="2023-02-08T12:51:00Z">
              <w:r>
                <w:rPr>
                  <w:rFonts w:ascii="Calibri" w:hAnsi="Calibri"/>
                  <w:b w:val="0"/>
                  <w:sz w:val="24"/>
                  <w:szCs w:val="22"/>
                  <w:lang w:bidi="ar-SA"/>
                </w:rPr>
                <w:t>o give implicit wait and sleep time.</w:t>
              </w:r>
            </w:ins>
          </w:p>
        </w:tc>
        <w:tc>
          <w:tcPr>
            <w:tcW w:w="3017" w:type="dxa"/>
          </w:tcPr>
          <w:p w14:paraId="2557ECCB" w14:textId="1730D206" w:rsidR="00B03A19" w:rsidRPr="001E7876" w:rsidRDefault="00A31E86" w:rsidP="00060D18">
            <w:pPr>
              <w:pStyle w:val="Heading3"/>
              <w:numPr>
                <w:ilvl w:val="0"/>
                <w:numId w:val="0"/>
              </w:numPr>
              <w:outlineLvl w:val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887" w:author="Priya Birjuprasad Kanojiya" w:date="2023-02-08T12:22:00Z"/>
                <w:rFonts w:ascii="Calibri" w:hAnsi="Calibri"/>
                <w:b w:val="0"/>
                <w:sz w:val="24"/>
                <w:szCs w:val="22"/>
                <w:lang w:bidi="ar-SA"/>
              </w:rPr>
            </w:pPr>
            <w:ins w:id="888" w:author="Priya Birjuprasad Kanojiya" w:date="2023-02-08T13:44:00Z">
              <w:r>
                <w:rPr>
                  <w:rFonts w:ascii="Calibri" w:hAnsi="Calibri"/>
                  <w:b w:val="0"/>
                  <w:sz w:val="24"/>
                  <w:szCs w:val="22"/>
                  <w:lang w:bidi="ar-SA"/>
                </w:rPr>
                <w:t>40032345</w:t>
              </w:r>
            </w:ins>
          </w:p>
        </w:tc>
      </w:tr>
      <w:tr w:rsidR="00B03A19" w14:paraId="51BF758B" w14:textId="77777777" w:rsidTr="00060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  <w:jc w:val="center"/>
          <w:ins w:id="889" w:author="Priya Birjuprasad Kanojiya" w:date="2023-02-08T12:22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vMerge/>
            <w:vAlign w:val="center"/>
          </w:tcPr>
          <w:p w14:paraId="328669E2" w14:textId="77777777" w:rsidR="00B03A19" w:rsidRDefault="00B03A19" w:rsidP="00060D18">
            <w:pPr>
              <w:pStyle w:val="Heading3"/>
              <w:numPr>
                <w:ilvl w:val="0"/>
                <w:numId w:val="0"/>
              </w:numPr>
              <w:jc w:val="center"/>
              <w:outlineLvl w:val="2"/>
              <w:rPr>
                <w:ins w:id="890" w:author="Priya Birjuprasad Kanojiya" w:date="2023-02-08T12:22:00Z"/>
              </w:rPr>
            </w:pPr>
          </w:p>
        </w:tc>
        <w:tc>
          <w:tcPr>
            <w:tcW w:w="0" w:type="dxa"/>
          </w:tcPr>
          <w:p w14:paraId="6998E34F" w14:textId="77777777" w:rsidR="00B03A19" w:rsidRDefault="00B03A19" w:rsidP="00060D18">
            <w:pPr>
              <w:pStyle w:val="Heading3"/>
              <w:numPr>
                <w:ilvl w:val="0"/>
                <w:numId w:val="0"/>
              </w:numPr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891" w:author="Priya Birjuprasad Kanojiya" w:date="2023-02-08T12:22:00Z"/>
              </w:rPr>
            </w:pPr>
          </w:p>
        </w:tc>
        <w:tc>
          <w:tcPr>
            <w:tcW w:w="0" w:type="dxa"/>
          </w:tcPr>
          <w:p w14:paraId="2955303B" w14:textId="77777777" w:rsidR="00B03A19" w:rsidRPr="001E7876" w:rsidRDefault="00B03A19" w:rsidP="00060D18">
            <w:pPr>
              <w:pStyle w:val="Heading3"/>
              <w:numPr>
                <w:ilvl w:val="0"/>
                <w:numId w:val="0"/>
              </w:numPr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892" w:author="Priya Birjuprasad Kanojiya" w:date="2023-02-08T12:22:00Z"/>
                <w:rFonts w:ascii="Calibri" w:hAnsi="Calibri"/>
                <w:b w:val="0"/>
                <w:sz w:val="24"/>
                <w:szCs w:val="22"/>
                <w:lang w:bidi="ar-SA"/>
              </w:rPr>
            </w:pPr>
          </w:p>
        </w:tc>
        <w:tc>
          <w:tcPr>
            <w:tcW w:w="3017" w:type="dxa"/>
          </w:tcPr>
          <w:p w14:paraId="44281BCE" w14:textId="77777777" w:rsidR="00B03A19" w:rsidRPr="001E7876" w:rsidRDefault="00B03A19" w:rsidP="00060D18">
            <w:pPr>
              <w:pStyle w:val="Heading3"/>
              <w:numPr>
                <w:ilvl w:val="0"/>
                <w:numId w:val="0"/>
              </w:numPr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893" w:author="Priya Birjuprasad Kanojiya" w:date="2023-02-08T12:22:00Z"/>
                <w:rFonts w:ascii="Calibri" w:hAnsi="Calibri"/>
                <w:b w:val="0"/>
                <w:sz w:val="24"/>
                <w:szCs w:val="22"/>
                <w:lang w:bidi="ar-SA"/>
              </w:rPr>
            </w:pPr>
          </w:p>
        </w:tc>
      </w:tr>
      <w:tr w:rsidR="00B03A19" w14:paraId="673A5CCE" w14:textId="77777777" w:rsidTr="00060D18">
        <w:trPr>
          <w:trHeight w:val="531"/>
          <w:jc w:val="center"/>
          <w:ins w:id="894" w:author="Priya Birjuprasad Kanojiya" w:date="2023-02-08T12:22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vMerge w:val="restart"/>
            <w:vAlign w:val="center"/>
          </w:tcPr>
          <w:p w14:paraId="390D28D1" w14:textId="77777777" w:rsidR="00B03A19" w:rsidRDefault="00B03A19" w:rsidP="00060D18">
            <w:pPr>
              <w:pStyle w:val="Heading3"/>
              <w:numPr>
                <w:ilvl w:val="0"/>
                <w:numId w:val="0"/>
              </w:numPr>
              <w:jc w:val="center"/>
              <w:outlineLvl w:val="2"/>
              <w:rPr>
                <w:ins w:id="895" w:author="Priya Birjuprasad Kanojiya" w:date="2023-02-08T12:22:00Z"/>
              </w:rPr>
            </w:pPr>
            <w:ins w:id="896" w:author="Priya Birjuprasad Kanojiya" w:date="2023-02-08T12:22:00Z">
              <w:r>
                <w:t>Packages</w:t>
              </w:r>
            </w:ins>
          </w:p>
        </w:tc>
        <w:tc>
          <w:tcPr>
            <w:tcW w:w="0" w:type="dxa"/>
          </w:tcPr>
          <w:p w14:paraId="48E3B32A" w14:textId="76EFB653" w:rsidR="00B03A19" w:rsidRDefault="00B03A19" w:rsidP="00060D18">
            <w:pPr>
              <w:pStyle w:val="Heading3"/>
              <w:numPr>
                <w:ilvl w:val="0"/>
                <w:numId w:val="0"/>
              </w:numPr>
              <w:outlineLvl w:val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897" w:author="Priya Birjuprasad Kanojiya" w:date="2023-02-08T12:22:00Z"/>
              </w:rPr>
            </w:pPr>
            <w:ins w:id="898" w:author="Priya Birjuprasad Kanojiya" w:date="2023-02-08T12:22:00Z">
              <w:r>
                <w:t>Selenium</w:t>
              </w:r>
            </w:ins>
          </w:p>
        </w:tc>
        <w:tc>
          <w:tcPr>
            <w:tcW w:w="0" w:type="dxa"/>
          </w:tcPr>
          <w:p w14:paraId="625D38E8" w14:textId="38451998" w:rsidR="00B03A19" w:rsidRPr="00C0251C" w:rsidRDefault="001E2878" w:rsidP="00060D18">
            <w:pPr>
              <w:pStyle w:val="Heading3"/>
              <w:numPr>
                <w:ilvl w:val="0"/>
                <w:numId w:val="0"/>
              </w:numPr>
              <w:outlineLvl w:val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899" w:author="Priya Birjuprasad Kanojiya" w:date="2023-02-08T12:22:00Z"/>
                <w:rFonts w:ascii="Calibri" w:hAnsi="Calibri"/>
                <w:b w:val="0"/>
                <w:sz w:val="24"/>
                <w:szCs w:val="22"/>
                <w:lang w:bidi="ar-SA"/>
              </w:rPr>
            </w:pPr>
            <w:ins w:id="900" w:author="Priya Birjuprasad Kanojiya" w:date="2023-02-08T12:51:00Z">
              <w:r>
                <w:rPr>
                  <w:rFonts w:ascii="Calibri" w:hAnsi="Calibri"/>
                  <w:b w:val="0"/>
                  <w:sz w:val="24"/>
                  <w:szCs w:val="22"/>
                  <w:lang w:bidi="ar-SA"/>
                </w:rPr>
                <w:t>To do web automation using web.</w:t>
              </w:r>
            </w:ins>
          </w:p>
        </w:tc>
        <w:tc>
          <w:tcPr>
            <w:tcW w:w="3017" w:type="dxa"/>
          </w:tcPr>
          <w:p w14:paraId="2D5D16A4" w14:textId="318705E3" w:rsidR="00B03A19" w:rsidRPr="001E7876" w:rsidRDefault="00A31E86" w:rsidP="00060D18">
            <w:pPr>
              <w:pStyle w:val="Heading3"/>
              <w:numPr>
                <w:ilvl w:val="0"/>
                <w:numId w:val="0"/>
              </w:numPr>
              <w:outlineLvl w:val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901" w:author="Priya Birjuprasad Kanojiya" w:date="2023-02-08T12:22:00Z"/>
                <w:rFonts w:ascii="Calibri" w:hAnsi="Calibri"/>
                <w:b w:val="0"/>
                <w:sz w:val="24"/>
                <w:szCs w:val="22"/>
                <w:lang w:bidi="ar-SA"/>
              </w:rPr>
            </w:pPr>
            <w:ins w:id="902" w:author="Priya Birjuprasad Kanojiya" w:date="2023-02-08T13:44:00Z">
              <w:r>
                <w:rPr>
                  <w:rFonts w:ascii="Calibri" w:hAnsi="Calibri"/>
                  <w:b w:val="0"/>
                  <w:sz w:val="24"/>
                  <w:szCs w:val="22"/>
                  <w:lang w:bidi="ar-SA"/>
                </w:rPr>
                <w:t>40032345</w:t>
              </w:r>
            </w:ins>
          </w:p>
        </w:tc>
      </w:tr>
      <w:tr w:rsidR="00B03A19" w14:paraId="5D29044E" w14:textId="77777777" w:rsidTr="00060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  <w:jc w:val="center"/>
          <w:ins w:id="903" w:author="Priya Birjuprasad Kanojiya" w:date="2023-02-08T12:22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vMerge/>
            <w:vAlign w:val="center"/>
          </w:tcPr>
          <w:p w14:paraId="450732C3" w14:textId="77777777" w:rsidR="00B03A19" w:rsidRDefault="00B03A19" w:rsidP="00060D18">
            <w:pPr>
              <w:pStyle w:val="Heading3"/>
              <w:numPr>
                <w:ilvl w:val="0"/>
                <w:numId w:val="0"/>
              </w:numPr>
              <w:jc w:val="center"/>
              <w:outlineLvl w:val="2"/>
              <w:rPr>
                <w:ins w:id="904" w:author="Priya Birjuprasad Kanojiya" w:date="2023-02-08T12:22:00Z"/>
              </w:rPr>
            </w:pPr>
          </w:p>
        </w:tc>
        <w:tc>
          <w:tcPr>
            <w:tcW w:w="0" w:type="dxa"/>
          </w:tcPr>
          <w:p w14:paraId="40333A35" w14:textId="136B5CD2" w:rsidR="00B03A19" w:rsidRDefault="00B03A19" w:rsidP="00060D18">
            <w:pPr>
              <w:pStyle w:val="Heading3"/>
              <w:numPr>
                <w:ilvl w:val="0"/>
                <w:numId w:val="0"/>
              </w:numPr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905" w:author="Priya Birjuprasad Kanojiya" w:date="2023-02-08T12:22:00Z"/>
              </w:rPr>
            </w:pPr>
          </w:p>
        </w:tc>
        <w:tc>
          <w:tcPr>
            <w:tcW w:w="0" w:type="dxa"/>
          </w:tcPr>
          <w:p w14:paraId="084CD527" w14:textId="1588699D" w:rsidR="00B03A19" w:rsidRPr="00C0251C" w:rsidRDefault="00B03A19" w:rsidP="00060D18">
            <w:pPr>
              <w:pStyle w:val="Heading3"/>
              <w:numPr>
                <w:ilvl w:val="0"/>
                <w:numId w:val="0"/>
              </w:numPr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906" w:author="Priya Birjuprasad Kanojiya" w:date="2023-02-08T12:22:00Z"/>
                <w:rFonts w:ascii="Calibri" w:hAnsi="Calibri"/>
                <w:b w:val="0"/>
                <w:sz w:val="24"/>
                <w:szCs w:val="22"/>
                <w:lang w:bidi="ar-SA"/>
              </w:rPr>
            </w:pPr>
          </w:p>
        </w:tc>
        <w:tc>
          <w:tcPr>
            <w:tcW w:w="3017" w:type="dxa"/>
          </w:tcPr>
          <w:p w14:paraId="069A011A" w14:textId="77777777" w:rsidR="00B03A19" w:rsidRPr="001E7876" w:rsidRDefault="00B03A19" w:rsidP="00060D18">
            <w:pPr>
              <w:pStyle w:val="Heading3"/>
              <w:numPr>
                <w:ilvl w:val="0"/>
                <w:numId w:val="0"/>
              </w:numPr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907" w:author="Priya Birjuprasad Kanojiya" w:date="2023-02-08T12:22:00Z"/>
                <w:rFonts w:ascii="Calibri" w:hAnsi="Calibri"/>
                <w:b w:val="0"/>
                <w:sz w:val="24"/>
                <w:szCs w:val="22"/>
                <w:lang w:bidi="ar-SA"/>
              </w:rPr>
            </w:pPr>
          </w:p>
        </w:tc>
      </w:tr>
      <w:tr w:rsidR="00B03A19" w14:paraId="0FFB1E87" w14:textId="77777777" w:rsidTr="00060D18">
        <w:trPr>
          <w:trHeight w:val="531"/>
          <w:jc w:val="center"/>
          <w:ins w:id="908" w:author="Priya Birjuprasad Kanojiya" w:date="2023-02-08T12:22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vMerge w:val="restart"/>
            <w:vAlign w:val="center"/>
          </w:tcPr>
          <w:p w14:paraId="09971794" w14:textId="77777777" w:rsidR="00B03A19" w:rsidRDefault="00B03A19" w:rsidP="00060D18">
            <w:pPr>
              <w:pStyle w:val="Heading3"/>
              <w:numPr>
                <w:ilvl w:val="0"/>
                <w:numId w:val="0"/>
              </w:numPr>
              <w:jc w:val="center"/>
              <w:outlineLvl w:val="2"/>
              <w:rPr>
                <w:ins w:id="909" w:author="Priya Birjuprasad Kanojiya" w:date="2023-02-08T12:22:00Z"/>
              </w:rPr>
            </w:pPr>
            <w:ins w:id="910" w:author="Priya Birjuprasad Kanojiya" w:date="2023-02-08T12:22:00Z">
              <w:r>
                <w:t>Source files</w:t>
              </w:r>
            </w:ins>
          </w:p>
        </w:tc>
        <w:tc>
          <w:tcPr>
            <w:tcW w:w="0" w:type="dxa"/>
          </w:tcPr>
          <w:p w14:paraId="04704A2F" w14:textId="65D9E3AA" w:rsidR="00B03A19" w:rsidRDefault="00B03A19" w:rsidP="00060D18">
            <w:pPr>
              <w:pStyle w:val="Heading3"/>
              <w:numPr>
                <w:ilvl w:val="0"/>
                <w:numId w:val="0"/>
              </w:numPr>
              <w:outlineLvl w:val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911" w:author="Priya Birjuprasad Kanojiya" w:date="2023-02-08T12:22:00Z"/>
              </w:rPr>
            </w:pPr>
            <w:ins w:id="912" w:author="Priya Birjuprasad Kanojiya" w:date="2023-02-08T12:28:00Z">
              <w:r>
                <w:t>oops</w:t>
              </w:r>
            </w:ins>
            <w:ins w:id="913" w:author="Priya Birjuprasad Kanojiya" w:date="2023-02-08T12:22:00Z">
              <w:r>
                <w:t>.py</w:t>
              </w:r>
            </w:ins>
          </w:p>
        </w:tc>
        <w:tc>
          <w:tcPr>
            <w:tcW w:w="0" w:type="dxa"/>
          </w:tcPr>
          <w:p w14:paraId="62DA9024" w14:textId="55797D82" w:rsidR="00B03A19" w:rsidRPr="00C0251C" w:rsidRDefault="001E2878" w:rsidP="00060D18">
            <w:pPr>
              <w:pStyle w:val="Heading3"/>
              <w:numPr>
                <w:ilvl w:val="0"/>
                <w:numId w:val="0"/>
              </w:numPr>
              <w:outlineLvl w:val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914" w:author="Priya Birjuprasad Kanojiya" w:date="2023-02-08T12:22:00Z"/>
                <w:rFonts w:ascii="Calibri" w:hAnsi="Calibri"/>
                <w:b w:val="0"/>
                <w:sz w:val="24"/>
                <w:szCs w:val="22"/>
                <w:lang w:bidi="ar-SA"/>
              </w:rPr>
            </w:pPr>
            <w:ins w:id="915" w:author="Priya Birjuprasad Kanojiya" w:date="2023-02-08T12:52:00Z">
              <w:r>
                <w:rPr>
                  <w:rFonts w:ascii="Calibri" w:hAnsi="Calibri"/>
                  <w:b w:val="0"/>
                  <w:sz w:val="24"/>
                  <w:szCs w:val="22"/>
                  <w:lang w:bidi="ar-SA"/>
                </w:rPr>
                <w:t>Main automation file.</w:t>
              </w:r>
            </w:ins>
          </w:p>
        </w:tc>
        <w:tc>
          <w:tcPr>
            <w:tcW w:w="3017" w:type="dxa"/>
          </w:tcPr>
          <w:p w14:paraId="75D88F37" w14:textId="6C94347E" w:rsidR="00B03A19" w:rsidRPr="001E7876" w:rsidRDefault="00A31E86" w:rsidP="00060D18">
            <w:pPr>
              <w:pStyle w:val="Heading3"/>
              <w:numPr>
                <w:ilvl w:val="0"/>
                <w:numId w:val="0"/>
              </w:numPr>
              <w:outlineLvl w:val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916" w:author="Priya Birjuprasad Kanojiya" w:date="2023-02-08T12:22:00Z"/>
                <w:rFonts w:ascii="Calibri" w:hAnsi="Calibri"/>
                <w:b w:val="0"/>
                <w:sz w:val="24"/>
                <w:szCs w:val="22"/>
                <w:lang w:bidi="ar-SA"/>
              </w:rPr>
            </w:pPr>
            <w:ins w:id="917" w:author="Priya Birjuprasad Kanojiya" w:date="2023-02-08T13:44:00Z">
              <w:r>
                <w:rPr>
                  <w:rFonts w:ascii="Calibri" w:hAnsi="Calibri"/>
                  <w:b w:val="0"/>
                  <w:sz w:val="24"/>
                  <w:szCs w:val="22"/>
                  <w:lang w:bidi="ar-SA"/>
                </w:rPr>
                <w:t>40032345</w:t>
              </w:r>
            </w:ins>
          </w:p>
        </w:tc>
      </w:tr>
      <w:tr w:rsidR="00B03A19" w14:paraId="1FC39C8E" w14:textId="77777777" w:rsidTr="00060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  <w:jc w:val="center"/>
          <w:ins w:id="918" w:author="Priya Birjuprasad Kanojiya" w:date="2023-02-08T12:22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vMerge/>
          </w:tcPr>
          <w:p w14:paraId="2FCEEA19" w14:textId="77777777" w:rsidR="00B03A19" w:rsidRDefault="00B03A19" w:rsidP="00060D18">
            <w:pPr>
              <w:pStyle w:val="Heading3"/>
              <w:numPr>
                <w:ilvl w:val="0"/>
                <w:numId w:val="0"/>
              </w:numPr>
              <w:outlineLvl w:val="2"/>
              <w:rPr>
                <w:ins w:id="919" w:author="Priya Birjuprasad Kanojiya" w:date="2023-02-08T12:22:00Z"/>
              </w:rPr>
            </w:pPr>
          </w:p>
        </w:tc>
        <w:tc>
          <w:tcPr>
            <w:tcW w:w="0" w:type="dxa"/>
          </w:tcPr>
          <w:p w14:paraId="2FF79EBE" w14:textId="5F9F261F" w:rsidR="00B03A19" w:rsidRDefault="00B03A19" w:rsidP="00060D18">
            <w:pPr>
              <w:pStyle w:val="Heading3"/>
              <w:numPr>
                <w:ilvl w:val="0"/>
                <w:numId w:val="0"/>
              </w:numPr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920" w:author="Priya Birjuprasad Kanojiya" w:date="2023-02-08T12:22:00Z"/>
              </w:rPr>
            </w:pPr>
            <w:ins w:id="921" w:author="Priya Birjuprasad Kanojiya" w:date="2023-02-08T12:28:00Z">
              <w:r>
                <w:t>pytest</w:t>
              </w:r>
            </w:ins>
            <w:ins w:id="922" w:author="Priya Birjuprasad Kanojiya" w:date="2023-02-08T12:22:00Z">
              <w:r>
                <w:t>.py</w:t>
              </w:r>
            </w:ins>
          </w:p>
        </w:tc>
        <w:tc>
          <w:tcPr>
            <w:tcW w:w="0" w:type="dxa"/>
          </w:tcPr>
          <w:p w14:paraId="4991BACF" w14:textId="6D3260EF" w:rsidR="00B03A19" w:rsidRPr="00C0251C" w:rsidRDefault="001E2878" w:rsidP="00060D18">
            <w:pPr>
              <w:pStyle w:val="Heading3"/>
              <w:numPr>
                <w:ilvl w:val="0"/>
                <w:numId w:val="0"/>
              </w:numPr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923" w:author="Priya Birjuprasad Kanojiya" w:date="2023-02-08T12:22:00Z"/>
                <w:rFonts w:ascii="Calibri" w:hAnsi="Calibri"/>
                <w:b w:val="0"/>
                <w:sz w:val="24"/>
                <w:szCs w:val="22"/>
                <w:lang w:bidi="ar-SA"/>
              </w:rPr>
            </w:pPr>
            <w:ins w:id="924" w:author="Priya Birjuprasad Kanojiya" w:date="2023-02-08T12:52:00Z">
              <w:r>
                <w:rPr>
                  <w:rFonts w:ascii="Calibri" w:hAnsi="Calibri"/>
                  <w:b w:val="0"/>
                  <w:sz w:val="24"/>
                  <w:szCs w:val="22"/>
                  <w:lang w:bidi="ar-SA"/>
                </w:rPr>
                <w:t xml:space="preserve">File for </w:t>
              </w:r>
              <w:proofErr w:type="spellStart"/>
              <w:r>
                <w:rPr>
                  <w:rFonts w:ascii="Calibri" w:hAnsi="Calibri"/>
                  <w:b w:val="0"/>
                  <w:sz w:val="24"/>
                  <w:szCs w:val="22"/>
                  <w:lang w:bidi="ar-SA"/>
                </w:rPr>
                <w:t>pytest</w:t>
              </w:r>
            </w:ins>
            <w:proofErr w:type="spellEnd"/>
          </w:p>
        </w:tc>
        <w:tc>
          <w:tcPr>
            <w:tcW w:w="3017" w:type="dxa"/>
          </w:tcPr>
          <w:p w14:paraId="76B88497" w14:textId="77777777" w:rsidR="00B03A19" w:rsidRPr="001E7876" w:rsidRDefault="00B03A19" w:rsidP="00060D18">
            <w:pPr>
              <w:pStyle w:val="Heading3"/>
              <w:numPr>
                <w:ilvl w:val="0"/>
                <w:numId w:val="0"/>
              </w:numPr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925" w:author="Priya Birjuprasad Kanojiya" w:date="2023-02-08T12:22:00Z"/>
                <w:rFonts w:ascii="Calibri" w:hAnsi="Calibri"/>
                <w:b w:val="0"/>
                <w:sz w:val="24"/>
                <w:szCs w:val="22"/>
                <w:lang w:bidi="ar-SA"/>
              </w:rPr>
            </w:pPr>
          </w:p>
        </w:tc>
      </w:tr>
    </w:tbl>
    <w:p w14:paraId="2744D9F1" w14:textId="25909327" w:rsidR="00E1281C" w:rsidRPr="00ED4128" w:rsidRDefault="00E1281C">
      <w:pPr>
        <w:ind w:firstLine="0"/>
        <w:rPr>
          <w:ins w:id="926" w:author="Jaishree Kantilal Tailor" w:date="2023-02-04T10:17:00Z"/>
          <w:b/>
          <w:bCs/>
          <w:szCs w:val="24"/>
          <w:lang w:bidi="ar-SA"/>
          <w:rPrChange w:id="927" w:author="Priya" w:date="2023-02-07T11:16:00Z">
            <w:rPr>
              <w:ins w:id="928" w:author="Jaishree Kantilal Tailor" w:date="2023-02-04T10:17:00Z"/>
              <w:lang w:bidi="ar-SA"/>
            </w:rPr>
          </w:rPrChange>
        </w:rPr>
      </w:pPr>
      <w:ins w:id="929" w:author="Jaishree Kantilal Tailor" w:date="2023-02-04T10:17:00Z">
        <w:r w:rsidRPr="00ED4128">
          <w:rPr>
            <w:b/>
            <w:bCs/>
            <w:szCs w:val="24"/>
            <w:lang w:bidi="ar-SA"/>
            <w:rPrChange w:id="930" w:author="Priya" w:date="2023-02-07T11:16:00Z">
              <w:rPr>
                <w:lang w:bidi="ar-SA"/>
              </w:rPr>
            </w:rPrChange>
          </w:rPr>
          <w:br w:type="page"/>
        </w:r>
      </w:ins>
    </w:p>
    <w:p w14:paraId="494364BA" w14:textId="02103AC0" w:rsidR="00E1281C" w:rsidDel="00793A93" w:rsidRDefault="00265ED1" w:rsidP="00E1281C">
      <w:pPr>
        <w:pStyle w:val="Heading1"/>
        <w:rPr>
          <w:ins w:id="931" w:author="Jaishree Kantilal Tailor" w:date="2023-02-04T10:17:00Z"/>
          <w:del w:id="932" w:author="Priya" w:date="2023-02-07T12:18:00Z"/>
          <w:lang w:bidi="ar-SA"/>
        </w:rPr>
      </w:pPr>
      <w:ins w:id="933" w:author="Jaishree Kantilal Tailor" w:date="2023-02-04T10:25:00Z">
        <w:del w:id="934" w:author="Priya" w:date="2023-02-07T12:18:00Z">
          <w:r w:rsidDel="00793A93">
            <w:rPr>
              <w:lang w:bidi="ar-SA"/>
            </w:rPr>
            <w:lastRenderedPageBreak/>
            <w:delText xml:space="preserve">App Implementation </w:delText>
          </w:r>
        </w:del>
      </w:ins>
      <w:ins w:id="935" w:author="Jaishree Kantilal Tailor" w:date="2023-02-04T11:33:00Z">
        <w:del w:id="936" w:author="Priya" w:date="2023-02-07T12:18:00Z">
          <w:r w:rsidR="00755D12" w:rsidDel="00793A93">
            <w:rPr>
              <w:lang w:bidi="ar-SA"/>
            </w:rPr>
            <w:delText xml:space="preserve">Source File </w:delText>
          </w:r>
        </w:del>
      </w:ins>
      <w:ins w:id="937" w:author="Jaishree Kantilal Tailor" w:date="2023-02-04T11:34:00Z">
        <w:del w:id="938" w:author="Priya" w:date="2023-02-07T12:18:00Z">
          <w:r w:rsidR="00755D12" w:rsidDel="00793A93">
            <w:rPr>
              <w:lang w:bidi="ar-SA"/>
            </w:rPr>
            <w:delText>Structure</w:delText>
          </w:r>
        </w:del>
      </w:ins>
      <w:ins w:id="939" w:author="Jaishree Kantilal Tailor" w:date="2023-02-04T11:53:00Z">
        <w:del w:id="940" w:author="Priya" w:date="2023-02-07T12:18:00Z">
          <w:r w:rsidR="00673D31" w:rsidDel="00793A93">
            <w:rPr>
              <w:lang w:bidi="ar-SA"/>
            </w:rPr>
            <w:delText xml:space="preserve"> and Individual Contribution</w:delText>
          </w:r>
        </w:del>
      </w:ins>
    </w:p>
    <w:p w14:paraId="6273EC8D" w14:textId="3AC98C5B" w:rsidR="004421CB" w:rsidDel="00793A93" w:rsidRDefault="000D2FDA" w:rsidP="00E460B2">
      <w:pPr>
        <w:rPr>
          <w:ins w:id="941" w:author="Jaishree Kantilal Tailor" w:date="2023-02-04T11:06:00Z"/>
          <w:del w:id="942" w:author="Priya" w:date="2023-02-07T12:18:00Z"/>
          <w:lang w:bidi="ar-SA"/>
        </w:rPr>
      </w:pPr>
      <w:ins w:id="943" w:author="Jaishree Kantilal Tailor" w:date="2023-02-04T11:06:00Z">
        <w:del w:id="944" w:author="Priya" w:date="2023-02-07T12:18:00Z">
          <w:r w:rsidDel="00793A93">
            <w:rPr>
              <w:lang w:bidi="ar-SA"/>
            </w:rPr>
            <w:delText>T</w:delText>
          </w:r>
        </w:del>
      </w:ins>
      <w:ins w:id="945" w:author="Jaishree Kantilal Tailor" w:date="2023-02-04T10:29:00Z">
        <w:del w:id="946" w:author="Priya" w:date="2023-02-07T12:18:00Z">
          <w:r w:rsidR="00C928E4" w:rsidDel="00793A93">
            <w:rPr>
              <w:lang w:bidi="ar-SA"/>
            </w:rPr>
            <w:delText xml:space="preserve">his section </w:delText>
          </w:r>
        </w:del>
      </w:ins>
      <w:ins w:id="947" w:author="Jaishree Kantilal Tailor" w:date="2023-02-04T11:06:00Z">
        <w:del w:id="948" w:author="Priya" w:date="2023-02-07T12:18:00Z">
          <w:r w:rsidDel="00793A93">
            <w:rPr>
              <w:lang w:bidi="ar-SA"/>
            </w:rPr>
            <w:delText xml:space="preserve">must have </w:delText>
          </w:r>
          <w:r w:rsidR="004421CB" w:rsidDel="00793A93">
            <w:rPr>
              <w:lang w:bidi="ar-SA"/>
            </w:rPr>
            <w:delText>2 items:</w:delText>
          </w:r>
        </w:del>
      </w:ins>
    </w:p>
    <w:p w14:paraId="698E6439" w14:textId="1BCA9918" w:rsidR="00695187" w:rsidDel="00793A93" w:rsidRDefault="0073724C" w:rsidP="00695187">
      <w:pPr>
        <w:pStyle w:val="Heading3"/>
        <w:rPr>
          <w:ins w:id="949" w:author="Jaishree Kantilal Tailor" w:date="2023-02-04T11:37:00Z"/>
          <w:del w:id="950" w:author="Priya" w:date="2023-02-07T12:18:00Z"/>
          <w:lang w:bidi="ar-SA"/>
        </w:rPr>
      </w:pPr>
      <w:ins w:id="951" w:author="Jaishree Kantilal Tailor" w:date="2023-02-04T11:08:00Z">
        <w:del w:id="952" w:author="Priya" w:date="2023-02-07T12:18:00Z">
          <w:r w:rsidDel="00793A93">
            <w:rPr>
              <w:lang w:bidi="ar-SA"/>
            </w:rPr>
            <w:delText xml:space="preserve">Screenshot of </w:delText>
          </w:r>
        </w:del>
      </w:ins>
      <w:ins w:id="953" w:author="Jaishree Kantilal Tailor" w:date="2023-02-04T11:34:00Z">
        <w:del w:id="954" w:author="Priya" w:date="2023-02-07T12:18:00Z">
          <w:r w:rsidR="0015632A" w:rsidDel="00793A93">
            <w:rPr>
              <w:lang w:bidi="ar-SA"/>
            </w:rPr>
            <w:delText xml:space="preserve">the PyCharm Project with its File Structure. It must have the </w:delText>
          </w:r>
          <w:r w:rsidR="00CB78EC" w:rsidDel="00793A93">
            <w:rPr>
              <w:lang w:bidi="ar-SA"/>
            </w:rPr>
            <w:delText xml:space="preserve">File Explorer View for </w:delText>
          </w:r>
        </w:del>
      </w:ins>
      <w:ins w:id="955" w:author="Jaishree Kantilal Tailor" w:date="2023-02-04T11:35:00Z">
        <w:del w:id="956" w:author="Priya" w:date="2023-02-07T12:18:00Z">
          <w:r w:rsidR="00CB78EC" w:rsidDel="00793A93">
            <w:rPr>
              <w:lang w:bidi="ar-SA"/>
            </w:rPr>
            <w:delText>all the source files, modules created.</w:delText>
          </w:r>
        </w:del>
      </w:ins>
    </w:p>
    <w:p w14:paraId="725D5786" w14:textId="697F939D" w:rsidR="004C70FD" w:rsidRPr="0073724C" w:rsidDel="00793A93" w:rsidRDefault="004C70FD" w:rsidP="004C70FD">
      <w:pPr>
        <w:pStyle w:val="Heading3"/>
        <w:rPr>
          <w:ins w:id="957" w:author="Jaishree Kantilal Tailor" w:date="2023-02-04T11:37:00Z"/>
          <w:del w:id="958" w:author="Priya" w:date="2023-02-07T12:18:00Z"/>
          <w:lang w:bidi="ar-SA"/>
        </w:rPr>
      </w:pPr>
      <w:ins w:id="959" w:author="Jaishree Kantilal Tailor" w:date="2023-02-04T11:37:00Z">
        <w:del w:id="960" w:author="Priya" w:date="2023-02-07T12:18:00Z">
          <w:r w:rsidDel="00793A93">
            <w:rPr>
              <w:lang w:bidi="ar-SA"/>
            </w:rPr>
            <w:delText>File Summary</w:delText>
          </w:r>
        </w:del>
      </w:ins>
    </w:p>
    <w:p w14:paraId="738BA5A7" w14:textId="5E4EEFCF" w:rsidR="00F104AB" w:rsidDel="00793A93" w:rsidRDefault="00F104AB" w:rsidP="00E460B2">
      <w:pPr>
        <w:rPr>
          <w:ins w:id="961" w:author="Jaishree Kantilal Tailor" w:date="2023-02-04T11:02:00Z"/>
          <w:del w:id="962" w:author="Priya" w:date="2023-02-07T12:18:00Z"/>
          <w:lang w:bidi="ar-SA"/>
        </w:rPr>
      </w:pPr>
    </w:p>
    <w:tbl>
      <w:tblPr>
        <w:tblStyle w:val="GridTable5Dark-Accent1"/>
        <w:tblW w:w="9696" w:type="dxa"/>
        <w:jc w:val="center"/>
        <w:tblLook w:val="04A0" w:firstRow="1" w:lastRow="0" w:firstColumn="1" w:lastColumn="0" w:noHBand="0" w:noVBand="1"/>
        <w:tblPrChange w:id="963" w:author="Jaishree Kantilal Tailor" w:date="2023-02-04T11:52:00Z">
          <w:tblPr>
            <w:tblStyle w:val="GridTable5Dark-Accent1"/>
            <w:tblW w:w="6679" w:type="dxa"/>
            <w:jc w:val="center"/>
            <w:tblLook w:val="04A0" w:firstRow="1" w:lastRow="0" w:firstColumn="1" w:lastColumn="0" w:noHBand="0" w:noVBand="1"/>
          </w:tblPr>
        </w:tblPrChange>
      </w:tblPr>
      <w:tblGrid>
        <w:gridCol w:w="1456"/>
        <w:gridCol w:w="2704"/>
        <w:gridCol w:w="1682"/>
        <w:gridCol w:w="3854"/>
        <w:tblGridChange w:id="964">
          <w:tblGrid>
            <w:gridCol w:w="1183"/>
            <w:gridCol w:w="2117"/>
            <w:gridCol w:w="3379"/>
            <w:gridCol w:w="3379"/>
          </w:tblGrid>
        </w:tblGridChange>
      </w:tblGrid>
      <w:tr w:rsidR="00EC60A4" w:rsidDel="00793A93" w14:paraId="0F78E952" w14:textId="32772027" w:rsidTr="00EC60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5"/>
          <w:jc w:val="center"/>
          <w:ins w:id="965" w:author="Jaishree Kantilal Tailor" w:date="2023-02-04T11:36:00Z"/>
          <w:del w:id="966" w:author="Priya" w:date="2023-02-07T12:18:00Z"/>
          <w:trPrChange w:id="967" w:author="Jaishree Kantilal Tailor" w:date="2023-02-04T11:52:00Z">
            <w:trPr>
              <w:trHeight w:val="475"/>
              <w:jc w:val="center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tcPrChange w:id="968" w:author="Jaishree Kantilal Tailor" w:date="2023-02-04T11:52:00Z">
              <w:tcPr>
                <w:tcW w:w="1183" w:type="dxa"/>
              </w:tcPr>
            </w:tcPrChange>
          </w:tcPr>
          <w:p w14:paraId="0B9E9C02" w14:textId="55611F0C" w:rsidR="00EC60A4" w:rsidDel="00793A93" w:rsidRDefault="00EC60A4">
            <w:pPr>
              <w:pStyle w:val="Heading3"/>
              <w:numPr>
                <w:ilvl w:val="0"/>
                <w:numId w:val="0"/>
              </w:numPr>
              <w:jc w:val="center"/>
              <w:outlineLvl w:val="2"/>
              <w:cnfStyle w:val="101000000000" w:firstRow="1" w:lastRow="0" w:firstColumn="1" w:lastColumn="0" w:oddVBand="0" w:evenVBand="0" w:oddHBand="0" w:evenHBand="0" w:firstRowFirstColumn="0" w:firstRowLastColumn="0" w:lastRowFirstColumn="0" w:lastRowLastColumn="0"/>
              <w:rPr>
                <w:ins w:id="969" w:author="Jaishree Kantilal Tailor" w:date="2023-02-04T11:39:00Z"/>
                <w:del w:id="970" w:author="Priya" w:date="2023-02-07T12:18:00Z"/>
              </w:rPr>
              <w:pPrChange w:id="971" w:author="Jaishree Kantilal Tailor" w:date="2023-02-04T11:52:00Z">
                <w:pPr>
                  <w:pStyle w:val="Heading3"/>
                  <w:numPr>
                    <w:numId w:val="0"/>
                  </w:numPr>
                  <w:ind w:left="0" w:firstLine="0"/>
                  <w:outlineLvl w:val="2"/>
                  <w:cnfStyle w:val="101000000000" w:firstRow="1" w:lastRow="0" w:firstColumn="1" w:lastColumn="0" w:oddVBand="0" w:evenVBand="0" w:oddHBand="0" w:evenHBand="0" w:firstRowFirstColumn="0" w:firstRowLastColumn="0" w:lastRowFirstColumn="0" w:lastRowLastColumn="0"/>
                </w:pPr>
              </w:pPrChange>
            </w:pPr>
            <w:ins w:id="972" w:author="Jaishree Kantilal Tailor" w:date="2023-02-04T11:39:00Z">
              <w:del w:id="973" w:author="Priya" w:date="2023-02-07T12:18:00Z">
                <w:r w:rsidDel="00793A93">
                  <w:delText>Items</w:delText>
                </w:r>
              </w:del>
            </w:ins>
          </w:p>
        </w:tc>
        <w:tc>
          <w:tcPr>
            <w:tcW w:w="0" w:type="dxa"/>
            <w:tcPrChange w:id="974" w:author="Jaishree Kantilal Tailor" w:date="2023-02-04T11:52:00Z">
              <w:tcPr>
                <w:tcW w:w="2117" w:type="dxa"/>
              </w:tcPr>
            </w:tcPrChange>
          </w:tcPr>
          <w:p w14:paraId="547E04AC" w14:textId="7E3CCC82" w:rsidR="00EC60A4" w:rsidDel="00793A93" w:rsidRDefault="00EC60A4">
            <w:pPr>
              <w:pStyle w:val="Heading3"/>
              <w:numPr>
                <w:ilvl w:val="0"/>
                <w:numId w:val="0"/>
              </w:numPr>
              <w:jc w:val="center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975" w:author="Jaishree Kantilal Tailor" w:date="2023-02-04T11:36:00Z"/>
                <w:del w:id="976" w:author="Priya" w:date="2023-02-07T12:18:00Z"/>
              </w:rPr>
              <w:pPrChange w:id="977" w:author="Jaishree Kantilal Tailor" w:date="2023-02-04T11:52:00Z">
                <w:pPr>
                  <w:pStyle w:val="Heading3"/>
                  <w:numPr>
                    <w:numId w:val="0"/>
                  </w:numPr>
                  <w:ind w:left="0" w:firstLine="0"/>
                  <w:outlineLvl w:val="2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  <w:ins w:id="978" w:author="Jaishree Kantilal Tailor" w:date="2023-02-04T11:36:00Z">
              <w:del w:id="979" w:author="Priya" w:date="2023-02-07T12:18:00Z">
                <w:r w:rsidDel="00793A93">
                  <w:delText>Items</w:delText>
                </w:r>
              </w:del>
            </w:ins>
          </w:p>
        </w:tc>
        <w:tc>
          <w:tcPr>
            <w:tcW w:w="0" w:type="dxa"/>
            <w:tcPrChange w:id="980" w:author="Jaishree Kantilal Tailor" w:date="2023-02-04T11:52:00Z">
              <w:tcPr>
                <w:tcW w:w="3379" w:type="dxa"/>
              </w:tcPr>
            </w:tcPrChange>
          </w:tcPr>
          <w:p w14:paraId="0186124E" w14:textId="7DB7BAF1" w:rsidR="00EC60A4" w:rsidDel="00793A93" w:rsidRDefault="00EC60A4">
            <w:pPr>
              <w:pStyle w:val="Heading3"/>
              <w:numPr>
                <w:ilvl w:val="0"/>
                <w:numId w:val="0"/>
              </w:numPr>
              <w:jc w:val="center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981" w:author="Jaishree Kantilal Tailor" w:date="2023-02-04T11:36:00Z"/>
                <w:del w:id="982" w:author="Priya" w:date="2023-02-07T12:18:00Z"/>
              </w:rPr>
              <w:pPrChange w:id="983" w:author="Jaishree Kantilal Tailor" w:date="2023-02-04T11:52:00Z">
                <w:pPr>
                  <w:pStyle w:val="Heading3"/>
                  <w:numPr>
                    <w:numId w:val="0"/>
                  </w:numPr>
                  <w:ind w:left="0" w:firstLine="0"/>
                  <w:outlineLvl w:val="2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  <w:ins w:id="984" w:author="Jaishree Kantilal Tailor" w:date="2023-02-04T11:36:00Z">
              <w:del w:id="985" w:author="Priya" w:date="2023-02-07T12:18:00Z">
                <w:r w:rsidDel="00793A93">
                  <w:delText>Description</w:delText>
                </w:r>
              </w:del>
            </w:ins>
          </w:p>
        </w:tc>
        <w:tc>
          <w:tcPr>
            <w:tcW w:w="3017" w:type="dxa"/>
            <w:tcPrChange w:id="986" w:author="Jaishree Kantilal Tailor" w:date="2023-02-04T11:52:00Z">
              <w:tcPr>
                <w:tcW w:w="3379" w:type="dxa"/>
              </w:tcPr>
            </w:tcPrChange>
          </w:tcPr>
          <w:p w14:paraId="5529C6C6" w14:textId="65135A2B" w:rsidR="00EC60A4" w:rsidDel="00793A93" w:rsidRDefault="00EC60A4">
            <w:pPr>
              <w:pStyle w:val="Heading3"/>
              <w:numPr>
                <w:ilvl w:val="0"/>
                <w:numId w:val="0"/>
              </w:numPr>
              <w:jc w:val="center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987" w:author="Jaishree Kantilal Tailor" w:date="2023-02-04T11:52:00Z"/>
                <w:del w:id="988" w:author="Priya" w:date="2023-02-07T12:18:00Z"/>
              </w:rPr>
              <w:pPrChange w:id="989" w:author="Jaishree Kantilal Tailor" w:date="2023-02-04T11:52:00Z">
                <w:pPr>
                  <w:pStyle w:val="Heading3"/>
                  <w:numPr>
                    <w:numId w:val="0"/>
                  </w:numPr>
                  <w:ind w:left="0" w:firstLine="0"/>
                  <w:outlineLvl w:val="2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  <w:ins w:id="990" w:author="Jaishree Kantilal Tailor" w:date="2023-02-04T11:52:00Z">
              <w:del w:id="991" w:author="Priya" w:date="2023-02-07T12:18:00Z">
                <w:r w:rsidDel="00793A93">
                  <w:delText>Responsible Member PSNO.</w:delText>
                </w:r>
              </w:del>
            </w:ins>
          </w:p>
        </w:tc>
      </w:tr>
      <w:tr w:rsidR="00EC60A4" w:rsidDel="00793A93" w14:paraId="1B9AD0A6" w14:textId="646BA94C" w:rsidTr="00EC60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  <w:jc w:val="center"/>
          <w:ins w:id="992" w:author="Jaishree Kantilal Tailor" w:date="2023-02-04T11:36:00Z"/>
          <w:del w:id="993" w:author="Priya" w:date="2023-02-07T12:18:00Z"/>
          <w:trPrChange w:id="994" w:author="Jaishree Kantilal Tailor" w:date="2023-02-04T11:53:00Z">
            <w:trPr>
              <w:trHeight w:val="531"/>
              <w:jc w:val="center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vMerge w:val="restart"/>
            <w:vAlign w:val="center"/>
            <w:tcPrChange w:id="995" w:author="Jaishree Kantilal Tailor" w:date="2023-02-04T11:53:00Z">
              <w:tcPr>
                <w:tcW w:w="1183" w:type="dxa"/>
                <w:vMerge w:val="restart"/>
              </w:tcPr>
            </w:tcPrChange>
          </w:tcPr>
          <w:p w14:paraId="1CF5D2AF" w14:textId="2FCB6CC9" w:rsidR="00EC60A4" w:rsidDel="00793A93" w:rsidRDefault="00EC60A4">
            <w:pPr>
              <w:pStyle w:val="Heading3"/>
              <w:numPr>
                <w:ilvl w:val="0"/>
                <w:numId w:val="0"/>
              </w:numPr>
              <w:jc w:val="center"/>
              <w:outlineLvl w:val="2"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996" w:author="Jaishree Kantilal Tailor" w:date="2023-02-04T11:39:00Z"/>
                <w:del w:id="997" w:author="Priya" w:date="2023-02-07T12:18:00Z"/>
              </w:rPr>
              <w:pPrChange w:id="998" w:author="Jaishree Kantilal Tailor" w:date="2023-02-04T11:53:00Z">
                <w:pPr>
                  <w:pStyle w:val="Heading3"/>
                  <w:numPr>
                    <w:numId w:val="0"/>
                  </w:numPr>
                  <w:ind w:left="0" w:firstLine="0"/>
                  <w:outlineLvl w:val="2"/>
    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  </w:pPr>
              </w:pPrChange>
            </w:pPr>
            <w:ins w:id="999" w:author="Jaishree Kantilal Tailor" w:date="2023-02-04T11:39:00Z">
              <w:del w:id="1000" w:author="Priya" w:date="2023-02-07T12:18:00Z">
                <w:r w:rsidDel="00793A93">
                  <w:delText>Module</w:delText>
                </w:r>
              </w:del>
            </w:ins>
            <w:ins w:id="1001" w:author="Jaishree Kantilal Tailor" w:date="2023-02-04T11:41:00Z">
              <w:del w:id="1002" w:author="Priya" w:date="2023-02-07T12:18:00Z">
                <w:r w:rsidDel="00793A93">
                  <w:delText>s</w:delText>
                </w:r>
              </w:del>
            </w:ins>
          </w:p>
        </w:tc>
        <w:tc>
          <w:tcPr>
            <w:tcW w:w="0" w:type="dxa"/>
            <w:tcPrChange w:id="1003" w:author="Jaishree Kantilal Tailor" w:date="2023-02-04T11:53:00Z">
              <w:tcPr>
                <w:tcW w:w="2117" w:type="dxa"/>
              </w:tcPr>
            </w:tcPrChange>
          </w:tcPr>
          <w:p w14:paraId="2C9B9DFF" w14:textId="18373049" w:rsidR="00EC60A4" w:rsidDel="00793A93" w:rsidRDefault="00EC60A4" w:rsidP="00C0251C">
            <w:pPr>
              <w:pStyle w:val="Heading3"/>
              <w:numPr>
                <w:ilvl w:val="0"/>
                <w:numId w:val="0"/>
              </w:numPr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004" w:author="Jaishree Kantilal Tailor" w:date="2023-02-04T11:36:00Z"/>
                <w:del w:id="1005" w:author="Priya" w:date="2023-02-07T12:18:00Z"/>
              </w:rPr>
            </w:pPr>
            <w:ins w:id="1006" w:author="Jaishree Kantilal Tailor" w:date="2023-02-04T11:36:00Z">
              <w:del w:id="1007" w:author="Priya" w:date="2023-02-07T12:18:00Z">
                <w:r w:rsidDel="00793A93">
                  <w:delText>Module 1</w:delText>
                </w:r>
              </w:del>
            </w:ins>
            <w:ins w:id="1008" w:author="Jaishree Kantilal Tailor" w:date="2023-02-04T11:39:00Z">
              <w:del w:id="1009" w:author="Priya" w:date="2023-02-07T12:18:00Z">
                <w:r w:rsidDel="00793A93">
                  <w:delText xml:space="preserve"> name</w:delText>
                </w:r>
              </w:del>
            </w:ins>
          </w:p>
        </w:tc>
        <w:tc>
          <w:tcPr>
            <w:tcW w:w="0" w:type="dxa"/>
            <w:tcPrChange w:id="1010" w:author="Jaishree Kantilal Tailor" w:date="2023-02-04T11:53:00Z">
              <w:tcPr>
                <w:tcW w:w="3379" w:type="dxa"/>
              </w:tcPr>
            </w:tcPrChange>
          </w:tcPr>
          <w:p w14:paraId="69090F3F" w14:textId="15CEF769" w:rsidR="00EC60A4" w:rsidRPr="00C0251C" w:rsidDel="00793A93" w:rsidRDefault="00EC60A4" w:rsidP="00C0251C">
            <w:pPr>
              <w:pStyle w:val="Heading3"/>
              <w:numPr>
                <w:ilvl w:val="0"/>
                <w:numId w:val="0"/>
              </w:numPr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011" w:author="Jaishree Kantilal Tailor" w:date="2023-02-04T11:36:00Z"/>
                <w:del w:id="1012" w:author="Priya" w:date="2023-02-07T12:18:00Z"/>
                <w:rFonts w:ascii="Calibri" w:hAnsi="Calibri"/>
                <w:b w:val="0"/>
                <w:sz w:val="24"/>
                <w:szCs w:val="22"/>
                <w:lang w:bidi="ar-SA"/>
              </w:rPr>
            </w:pPr>
            <w:ins w:id="1013" w:author="Jaishree Kantilal Tailor" w:date="2023-02-04T11:38:00Z">
              <w:del w:id="1014" w:author="Priya" w:date="2023-02-07T12:18:00Z">
                <w:r w:rsidRPr="00C0251C" w:rsidDel="00793A93">
                  <w:rPr>
                    <w:rFonts w:ascii="Calibri" w:hAnsi="Calibri"/>
                    <w:b w:val="0"/>
                    <w:sz w:val="24"/>
                    <w:szCs w:val="22"/>
                    <w:lang w:bidi="ar-SA"/>
                  </w:rPr>
                  <w:delText>purpose</w:delText>
                </w:r>
                <w:r w:rsidDel="00793A93">
                  <w:rPr>
                    <w:rFonts w:ascii="Calibri" w:hAnsi="Calibri"/>
                    <w:b w:val="0"/>
                    <w:sz w:val="24"/>
                    <w:szCs w:val="22"/>
                    <w:lang w:bidi="ar-SA"/>
                  </w:rPr>
                  <w:delText xml:space="preserve"> [where and how used]</w:delText>
                </w:r>
              </w:del>
            </w:ins>
          </w:p>
        </w:tc>
        <w:tc>
          <w:tcPr>
            <w:tcW w:w="3017" w:type="dxa"/>
            <w:tcPrChange w:id="1015" w:author="Jaishree Kantilal Tailor" w:date="2023-02-04T11:53:00Z">
              <w:tcPr>
                <w:tcW w:w="3379" w:type="dxa"/>
              </w:tcPr>
            </w:tcPrChange>
          </w:tcPr>
          <w:p w14:paraId="08810BC3" w14:textId="3FF63C14" w:rsidR="00EC60A4" w:rsidRPr="00C0251C" w:rsidDel="00793A93" w:rsidRDefault="00EC60A4" w:rsidP="00C0251C">
            <w:pPr>
              <w:pStyle w:val="Heading3"/>
              <w:numPr>
                <w:ilvl w:val="0"/>
                <w:numId w:val="0"/>
              </w:numPr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016" w:author="Jaishree Kantilal Tailor" w:date="2023-02-04T11:52:00Z"/>
                <w:del w:id="1017" w:author="Priya" w:date="2023-02-07T12:18:00Z"/>
                <w:rFonts w:ascii="Calibri" w:hAnsi="Calibri"/>
                <w:b w:val="0"/>
                <w:sz w:val="24"/>
                <w:szCs w:val="22"/>
                <w:lang w:bidi="ar-SA"/>
              </w:rPr>
            </w:pPr>
          </w:p>
        </w:tc>
      </w:tr>
      <w:tr w:rsidR="00EC60A4" w:rsidDel="00793A93" w14:paraId="265C267D" w14:textId="6C0DF749" w:rsidTr="00EC60A4">
        <w:trPr>
          <w:trHeight w:val="531"/>
          <w:jc w:val="center"/>
          <w:ins w:id="1018" w:author="Jaishree Kantilal Tailor" w:date="2023-02-04T11:36:00Z"/>
          <w:del w:id="1019" w:author="Priya" w:date="2023-02-07T12:18:00Z"/>
          <w:trPrChange w:id="1020" w:author="Jaishree Kantilal Tailor" w:date="2023-02-04T11:53:00Z">
            <w:trPr>
              <w:trHeight w:val="531"/>
              <w:jc w:val="center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vMerge/>
            <w:vAlign w:val="center"/>
            <w:tcPrChange w:id="1021" w:author="Jaishree Kantilal Tailor" w:date="2023-02-04T11:53:00Z">
              <w:tcPr>
                <w:tcW w:w="1183" w:type="dxa"/>
                <w:vMerge/>
              </w:tcPr>
            </w:tcPrChange>
          </w:tcPr>
          <w:p w14:paraId="4395610C" w14:textId="114AC73E" w:rsidR="00EC60A4" w:rsidDel="00793A93" w:rsidRDefault="00EC60A4">
            <w:pPr>
              <w:pStyle w:val="Heading3"/>
              <w:numPr>
                <w:ilvl w:val="0"/>
                <w:numId w:val="0"/>
              </w:numPr>
              <w:jc w:val="center"/>
              <w:outlineLvl w:val="2"/>
              <w:rPr>
                <w:ins w:id="1022" w:author="Jaishree Kantilal Tailor" w:date="2023-02-04T11:39:00Z"/>
                <w:del w:id="1023" w:author="Priya" w:date="2023-02-07T12:18:00Z"/>
              </w:rPr>
              <w:pPrChange w:id="1024" w:author="Jaishree Kantilal Tailor" w:date="2023-02-04T11:53:00Z">
                <w:pPr>
                  <w:pStyle w:val="Heading3"/>
                  <w:numPr>
                    <w:numId w:val="0"/>
                  </w:numPr>
                  <w:ind w:left="0" w:firstLine="0"/>
                  <w:outlineLvl w:val="2"/>
                </w:pPr>
              </w:pPrChange>
            </w:pPr>
          </w:p>
        </w:tc>
        <w:tc>
          <w:tcPr>
            <w:tcW w:w="0" w:type="dxa"/>
            <w:tcPrChange w:id="1025" w:author="Jaishree Kantilal Tailor" w:date="2023-02-04T11:53:00Z">
              <w:tcPr>
                <w:tcW w:w="2117" w:type="dxa"/>
              </w:tcPr>
            </w:tcPrChange>
          </w:tcPr>
          <w:p w14:paraId="1D43298D" w14:textId="17B31368" w:rsidR="00EC60A4" w:rsidDel="00793A93" w:rsidRDefault="00EC60A4" w:rsidP="001C52C8">
            <w:pPr>
              <w:pStyle w:val="Heading3"/>
              <w:numPr>
                <w:ilvl w:val="0"/>
                <w:numId w:val="0"/>
              </w:numPr>
              <w:outlineLvl w:val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026" w:author="Jaishree Kantilal Tailor" w:date="2023-02-04T11:36:00Z"/>
                <w:del w:id="1027" w:author="Priya" w:date="2023-02-07T12:18:00Z"/>
              </w:rPr>
            </w:pPr>
            <w:ins w:id="1028" w:author="Jaishree Kantilal Tailor" w:date="2023-02-04T11:36:00Z">
              <w:del w:id="1029" w:author="Priya" w:date="2023-02-07T12:18:00Z">
                <w:r w:rsidDel="00793A93">
                  <w:delText>Module n</w:delText>
                </w:r>
              </w:del>
            </w:ins>
            <w:ins w:id="1030" w:author="Jaishree Kantilal Tailor" w:date="2023-02-04T11:39:00Z">
              <w:del w:id="1031" w:author="Priya" w:date="2023-02-07T12:18:00Z">
                <w:r w:rsidDel="00793A93">
                  <w:delText xml:space="preserve"> name</w:delText>
                </w:r>
              </w:del>
            </w:ins>
          </w:p>
        </w:tc>
        <w:tc>
          <w:tcPr>
            <w:tcW w:w="0" w:type="dxa"/>
            <w:tcPrChange w:id="1032" w:author="Jaishree Kantilal Tailor" w:date="2023-02-04T11:53:00Z">
              <w:tcPr>
                <w:tcW w:w="3379" w:type="dxa"/>
              </w:tcPr>
            </w:tcPrChange>
          </w:tcPr>
          <w:p w14:paraId="349DD75F" w14:textId="28100068" w:rsidR="00EC60A4" w:rsidRPr="00C0251C" w:rsidDel="00793A93" w:rsidRDefault="00EC60A4" w:rsidP="001C52C8">
            <w:pPr>
              <w:pStyle w:val="Heading3"/>
              <w:numPr>
                <w:ilvl w:val="0"/>
                <w:numId w:val="0"/>
              </w:numPr>
              <w:outlineLvl w:val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033" w:author="Jaishree Kantilal Tailor" w:date="2023-02-04T11:36:00Z"/>
                <w:del w:id="1034" w:author="Priya" w:date="2023-02-07T12:18:00Z"/>
                <w:rFonts w:ascii="Calibri" w:hAnsi="Calibri"/>
                <w:b w:val="0"/>
                <w:sz w:val="24"/>
                <w:szCs w:val="22"/>
                <w:lang w:bidi="ar-SA"/>
              </w:rPr>
            </w:pPr>
            <w:ins w:id="1035" w:author="Jaishree Kantilal Tailor" w:date="2023-02-04T11:40:00Z">
              <w:del w:id="1036" w:author="Priya" w:date="2023-02-07T12:18:00Z">
                <w:r w:rsidRPr="001E7876" w:rsidDel="00793A93">
                  <w:rPr>
                    <w:rFonts w:ascii="Calibri" w:hAnsi="Calibri"/>
                    <w:b w:val="0"/>
                    <w:sz w:val="24"/>
                    <w:szCs w:val="22"/>
                    <w:lang w:bidi="ar-SA"/>
                  </w:rPr>
                  <w:delText>purpose [where and how used]</w:delText>
                </w:r>
              </w:del>
            </w:ins>
          </w:p>
        </w:tc>
        <w:tc>
          <w:tcPr>
            <w:tcW w:w="3017" w:type="dxa"/>
            <w:tcPrChange w:id="1037" w:author="Jaishree Kantilal Tailor" w:date="2023-02-04T11:53:00Z">
              <w:tcPr>
                <w:tcW w:w="3379" w:type="dxa"/>
              </w:tcPr>
            </w:tcPrChange>
          </w:tcPr>
          <w:p w14:paraId="3ACEC16B" w14:textId="08EC4B35" w:rsidR="00EC60A4" w:rsidRPr="001E7876" w:rsidDel="00793A93" w:rsidRDefault="00EC60A4" w:rsidP="001C52C8">
            <w:pPr>
              <w:pStyle w:val="Heading3"/>
              <w:numPr>
                <w:ilvl w:val="0"/>
                <w:numId w:val="0"/>
              </w:numPr>
              <w:outlineLvl w:val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038" w:author="Jaishree Kantilal Tailor" w:date="2023-02-04T11:52:00Z"/>
                <w:del w:id="1039" w:author="Priya" w:date="2023-02-07T12:18:00Z"/>
                <w:rFonts w:ascii="Calibri" w:hAnsi="Calibri"/>
                <w:b w:val="0"/>
                <w:sz w:val="24"/>
                <w:szCs w:val="22"/>
                <w:lang w:bidi="ar-SA"/>
              </w:rPr>
            </w:pPr>
          </w:p>
        </w:tc>
      </w:tr>
      <w:tr w:rsidR="00EC60A4" w:rsidDel="00793A93" w14:paraId="6D6E27FA" w14:textId="1F66EDAC" w:rsidTr="00EC60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  <w:jc w:val="center"/>
          <w:ins w:id="1040" w:author="Jaishree Kantilal Tailor" w:date="2023-02-04T11:41:00Z"/>
          <w:del w:id="1041" w:author="Priya" w:date="2023-02-07T12:18:00Z"/>
          <w:trPrChange w:id="1042" w:author="Jaishree Kantilal Tailor" w:date="2023-02-04T11:53:00Z">
            <w:trPr>
              <w:trHeight w:val="531"/>
              <w:jc w:val="center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vMerge/>
            <w:vAlign w:val="center"/>
            <w:tcPrChange w:id="1043" w:author="Jaishree Kantilal Tailor" w:date="2023-02-04T11:53:00Z">
              <w:tcPr>
                <w:tcW w:w="1183" w:type="dxa"/>
                <w:vMerge/>
              </w:tcPr>
            </w:tcPrChange>
          </w:tcPr>
          <w:p w14:paraId="226A9D90" w14:textId="6ED48CD9" w:rsidR="00EC60A4" w:rsidDel="00793A93" w:rsidRDefault="00EC60A4">
            <w:pPr>
              <w:pStyle w:val="Heading3"/>
              <w:numPr>
                <w:ilvl w:val="0"/>
                <w:numId w:val="0"/>
              </w:numPr>
              <w:jc w:val="center"/>
              <w:outlineLvl w:val="2"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1044" w:author="Jaishree Kantilal Tailor" w:date="2023-02-04T11:41:00Z"/>
                <w:del w:id="1045" w:author="Priya" w:date="2023-02-07T12:18:00Z"/>
              </w:rPr>
              <w:pPrChange w:id="1046" w:author="Jaishree Kantilal Tailor" w:date="2023-02-04T11:53:00Z">
                <w:pPr>
                  <w:pStyle w:val="Heading3"/>
                  <w:numPr>
                    <w:numId w:val="0"/>
                  </w:numPr>
                  <w:ind w:left="0" w:firstLine="0"/>
                  <w:outlineLvl w:val="2"/>
    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  </w:pPr>
              </w:pPrChange>
            </w:pPr>
          </w:p>
        </w:tc>
        <w:tc>
          <w:tcPr>
            <w:tcW w:w="0" w:type="dxa"/>
            <w:tcPrChange w:id="1047" w:author="Jaishree Kantilal Tailor" w:date="2023-02-04T11:53:00Z">
              <w:tcPr>
                <w:tcW w:w="2117" w:type="dxa"/>
              </w:tcPr>
            </w:tcPrChange>
          </w:tcPr>
          <w:p w14:paraId="6F2B5E33" w14:textId="6B2C5F3C" w:rsidR="00EC60A4" w:rsidDel="00793A93" w:rsidRDefault="00EC60A4" w:rsidP="001C52C8">
            <w:pPr>
              <w:pStyle w:val="Heading3"/>
              <w:numPr>
                <w:ilvl w:val="0"/>
                <w:numId w:val="0"/>
              </w:numPr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048" w:author="Jaishree Kantilal Tailor" w:date="2023-02-04T11:41:00Z"/>
                <w:del w:id="1049" w:author="Priya" w:date="2023-02-07T12:18:00Z"/>
              </w:rPr>
            </w:pPr>
          </w:p>
        </w:tc>
        <w:tc>
          <w:tcPr>
            <w:tcW w:w="0" w:type="dxa"/>
            <w:tcPrChange w:id="1050" w:author="Jaishree Kantilal Tailor" w:date="2023-02-04T11:53:00Z">
              <w:tcPr>
                <w:tcW w:w="3379" w:type="dxa"/>
              </w:tcPr>
            </w:tcPrChange>
          </w:tcPr>
          <w:p w14:paraId="6DC9AFE7" w14:textId="204E6B1F" w:rsidR="00EC60A4" w:rsidRPr="001E7876" w:rsidDel="00793A93" w:rsidRDefault="00EC60A4" w:rsidP="001C52C8">
            <w:pPr>
              <w:pStyle w:val="Heading3"/>
              <w:numPr>
                <w:ilvl w:val="0"/>
                <w:numId w:val="0"/>
              </w:numPr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051" w:author="Jaishree Kantilal Tailor" w:date="2023-02-04T11:41:00Z"/>
                <w:del w:id="1052" w:author="Priya" w:date="2023-02-07T12:18:00Z"/>
                <w:rFonts w:ascii="Calibri" w:hAnsi="Calibri"/>
                <w:b w:val="0"/>
                <w:sz w:val="24"/>
                <w:szCs w:val="22"/>
                <w:lang w:bidi="ar-SA"/>
              </w:rPr>
            </w:pPr>
          </w:p>
        </w:tc>
        <w:tc>
          <w:tcPr>
            <w:tcW w:w="3017" w:type="dxa"/>
            <w:tcPrChange w:id="1053" w:author="Jaishree Kantilal Tailor" w:date="2023-02-04T11:53:00Z">
              <w:tcPr>
                <w:tcW w:w="3379" w:type="dxa"/>
              </w:tcPr>
            </w:tcPrChange>
          </w:tcPr>
          <w:p w14:paraId="7F285032" w14:textId="7B705482" w:rsidR="00EC60A4" w:rsidRPr="001E7876" w:rsidDel="00793A93" w:rsidRDefault="00EC60A4" w:rsidP="001C52C8">
            <w:pPr>
              <w:pStyle w:val="Heading3"/>
              <w:numPr>
                <w:ilvl w:val="0"/>
                <w:numId w:val="0"/>
              </w:numPr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054" w:author="Jaishree Kantilal Tailor" w:date="2023-02-04T11:52:00Z"/>
                <w:del w:id="1055" w:author="Priya" w:date="2023-02-07T12:18:00Z"/>
                <w:rFonts w:ascii="Calibri" w:hAnsi="Calibri"/>
                <w:b w:val="0"/>
                <w:sz w:val="24"/>
                <w:szCs w:val="22"/>
                <w:lang w:bidi="ar-SA"/>
              </w:rPr>
            </w:pPr>
          </w:p>
        </w:tc>
      </w:tr>
      <w:tr w:rsidR="00EC60A4" w:rsidDel="00793A93" w14:paraId="237D14F5" w14:textId="4AD5AB73" w:rsidTr="00EC60A4">
        <w:trPr>
          <w:trHeight w:val="531"/>
          <w:jc w:val="center"/>
          <w:ins w:id="1056" w:author="Jaishree Kantilal Tailor" w:date="2023-02-04T11:36:00Z"/>
          <w:del w:id="1057" w:author="Priya" w:date="2023-02-07T12:18:00Z"/>
          <w:trPrChange w:id="1058" w:author="Jaishree Kantilal Tailor" w:date="2023-02-04T11:53:00Z">
            <w:trPr>
              <w:trHeight w:val="531"/>
              <w:jc w:val="center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vMerge w:val="restart"/>
            <w:vAlign w:val="center"/>
            <w:tcPrChange w:id="1059" w:author="Jaishree Kantilal Tailor" w:date="2023-02-04T11:53:00Z">
              <w:tcPr>
                <w:tcW w:w="1183" w:type="dxa"/>
                <w:vMerge w:val="restart"/>
              </w:tcPr>
            </w:tcPrChange>
          </w:tcPr>
          <w:p w14:paraId="7B249166" w14:textId="694EBC79" w:rsidR="00EC60A4" w:rsidDel="00793A93" w:rsidRDefault="00EC60A4">
            <w:pPr>
              <w:pStyle w:val="Heading3"/>
              <w:numPr>
                <w:ilvl w:val="0"/>
                <w:numId w:val="0"/>
              </w:numPr>
              <w:jc w:val="center"/>
              <w:outlineLvl w:val="2"/>
              <w:rPr>
                <w:ins w:id="1060" w:author="Jaishree Kantilal Tailor" w:date="2023-02-04T11:39:00Z"/>
                <w:del w:id="1061" w:author="Priya" w:date="2023-02-07T12:18:00Z"/>
              </w:rPr>
              <w:pPrChange w:id="1062" w:author="Jaishree Kantilal Tailor" w:date="2023-02-04T11:53:00Z">
                <w:pPr>
                  <w:pStyle w:val="Heading3"/>
                  <w:numPr>
                    <w:numId w:val="0"/>
                  </w:numPr>
                  <w:ind w:left="0" w:firstLine="0"/>
                  <w:outlineLvl w:val="2"/>
                </w:pPr>
              </w:pPrChange>
            </w:pPr>
            <w:ins w:id="1063" w:author="Jaishree Kantilal Tailor" w:date="2023-02-04T11:39:00Z">
              <w:del w:id="1064" w:author="Priya" w:date="2023-02-07T12:18:00Z">
                <w:r w:rsidDel="00793A93">
                  <w:delText>Package</w:delText>
                </w:r>
              </w:del>
            </w:ins>
            <w:ins w:id="1065" w:author="Jaishree Kantilal Tailor" w:date="2023-02-04T11:41:00Z">
              <w:del w:id="1066" w:author="Priya" w:date="2023-02-07T12:18:00Z">
                <w:r w:rsidDel="00793A93">
                  <w:delText>s</w:delText>
                </w:r>
              </w:del>
            </w:ins>
          </w:p>
        </w:tc>
        <w:tc>
          <w:tcPr>
            <w:tcW w:w="0" w:type="dxa"/>
            <w:tcPrChange w:id="1067" w:author="Jaishree Kantilal Tailor" w:date="2023-02-04T11:53:00Z">
              <w:tcPr>
                <w:tcW w:w="2117" w:type="dxa"/>
              </w:tcPr>
            </w:tcPrChange>
          </w:tcPr>
          <w:p w14:paraId="383D4E1F" w14:textId="6727FB31" w:rsidR="00EC60A4" w:rsidDel="00793A93" w:rsidRDefault="00EC60A4" w:rsidP="001C52C8">
            <w:pPr>
              <w:pStyle w:val="Heading3"/>
              <w:numPr>
                <w:ilvl w:val="0"/>
                <w:numId w:val="0"/>
              </w:numPr>
              <w:outlineLvl w:val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068" w:author="Jaishree Kantilal Tailor" w:date="2023-02-04T11:36:00Z"/>
                <w:del w:id="1069" w:author="Priya" w:date="2023-02-07T12:18:00Z"/>
              </w:rPr>
            </w:pPr>
            <w:ins w:id="1070" w:author="Jaishree Kantilal Tailor" w:date="2023-02-04T11:36:00Z">
              <w:del w:id="1071" w:author="Priya" w:date="2023-02-07T12:18:00Z">
                <w:r w:rsidDel="00793A93">
                  <w:delText>Package 1</w:delText>
                </w:r>
              </w:del>
            </w:ins>
            <w:ins w:id="1072" w:author="Jaishree Kantilal Tailor" w:date="2023-02-04T11:40:00Z">
              <w:del w:id="1073" w:author="Priya" w:date="2023-02-07T12:18:00Z">
                <w:r w:rsidDel="00793A93">
                  <w:delText xml:space="preserve"> name</w:delText>
                </w:r>
              </w:del>
            </w:ins>
          </w:p>
        </w:tc>
        <w:tc>
          <w:tcPr>
            <w:tcW w:w="0" w:type="dxa"/>
            <w:tcPrChange w:id="1074" w:author="Jaishree Kantilal Tailor" w:date="2023-02-04T11:53:00Z">
              <w:tcPr>
                <w:tcW w:w="3379" w:type="dxa"/>
              </w:tcPr>
            </w:tcPrChange>
          </w:tcPr>
          <w:p w14:paraId="22EAC465" w14:textId="3CB2D45E" w:rsidR="00EC60A4" w:rsidRPr="00C0251C" w:rsidDel="00793A93" w:rsidRDefault="00EC60A4" w:rsidP="001C52C8">
            <w:pPr>
              <w:pStyle w:val="Heading3"/>
              <w:numPr>
                <w:ilvl w:val="0"/>
                <w:numId w:val="0"/>
              </w:numPr>
              <w:outlineLvl w:val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075" w:author="Jaishree Kantilal Tailor" w:date="2023-02-04T11:36:00Z"/>
                <w:del w:id="1076" w:author="Priya" w:date="2023-02-07T12:18:00Z"/>
                <w:rFonts w:ascii="Calibri" w:hAnsi="Calibri"/>
                <w:b w:val="0"/>
                <w:sz w:val="24"/>
                <w:szCs w:val="22"/>
                <w:lang w:bidi="ar-SA"/>
              </w:rPr>
            </w:pPr>
            <w:ins w:id="1077" w:author="Jaishree Kantilal Tailor" w:date="2023-02-04T11:40:00Z">
              <w:del w:id="1078" w:author="Priya" w:date="2023-02-07T12:18:00Z">
                <w:r w:rsidRPr="001E7876" w:rsidDel="00793A93">
                  <w:rPr>
                    <w:rFonts w:ascii="Calibri" w:hAnsi="Calibri"/>
                    <w:b w:val="0"/>
                    <w:sz w:val="24"/>
                    <w:szCs w:val="22"/>
                    <w:lang w:bidi="ar-SA"/>
                  </w:rPr>
                  <w:delText>purpose [where and how used]</w:delText>
                </w:r>
              </w:del>
            </w:ins>
          </w:p>
        </w:tc>
        <w:tc>
          <w:tcPr>
            <w:tcW w:w="3017" w:type="dxa"/>
            <w:tcPrChange w:id="1079" w:author="Jaishree Kantilal Tailor" w:date="2023-02-04T11:53:00Z">
              <w:tcPr>
                <w:tcW w:w="3379" w:type="dxa"/>
              </w:tcPr>
            </w:tcPrChange>
          </w:tcPr>
          <w:p w14:paraId="6C944511" w14:textId="3389DC50" w:rsidR="00EC60A4" w:rsidRPr="001E7876" w:rsidDel="00793A93" w:rsidRDefault="00EC60A4" w:rsidP="001C52C8">
            <w:pPr>
              <w:pStyle w:val="Heading3"/>
              <w:numPr>
                <w:ilvl w:val="0"/>
                <w:numId w:val="0"/>
              </w:numPr>
              <w:outlineLvl w:val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080" w:author="Jaishree Kantilal Tailor" w:date="2023-02-04T11:52:00Z"/>
                <w:del w:id="1081" w:author="Priya" w:date="2023-02-07T12:18:00Z"/>
                <w:rFonts w:ascii="Calibri" w:hAnsi="Calibri"/>
                <w:b w:val="0"/>
                <w:sz w:val="24"/>
                <w:szCs w:val="22"/>
                <w:lang w:bidi="ar-SA"/>
              </w:rPr>
            </w:pPr>
          </w:p>
        </w:tc>
      </w:tr>
      <w:tr w:rsidR="00EC60A4" w:rsidDel="00793A93" w14:paraId="77EE23A3" w14:textId="568132C3" w:rsidTr="00EC60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  <w:jc w:val="center"/>
          <w:ins w:id="1082" w:author="Jaishree Kantilal Tailor" w:date="2023-02-04T11:36:00Z"/>
          <w:del w:id="1083" w:author="Priya" w:date="2023-02-07T12:18:00Z"/>
          <w:trPrChange w:id="1084" w:author="Jaishree Kantilal Tailor" w:date="2023-02-04T11:53:00Z">
            <w:trPr>
              <w:trHeight w:val="531"/>
              <w:jc w:val="center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vMerge/>
            <w:vAlign w:val="center"/>
            <w:tcPrChange w:id="1085" w:author="Jaishree Kantilal Tailor" w:date="2023-02-04T11:53:00Z">
              <w:tcPr>
                <w:tcW w:w="1183" w:type="dxa"/>
                <w:vMerge/>
              </w:tcPr>
            </w:tcPrChange>
          </w:tcPr>
          <w:p w14:paraId="1644AD12" w14:textId="021F3213" w:rsidR="00EC60A4" w:rsidDel="00793A93" w:rsidRDefault="00EC60A4">
            <w:pPr>
              <w:pStyle w:val="Heading3"/>
              <w:numPr>
                <w:ilvl w:val="0"/>
                <w:numId w:val="0"/>
              </w:numPr>
              <w:jc w:val="center"/>
              <w:outlineLvl w:val="2"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1086" w:author="Jaishree Kantilal Tailor" w:date="2023-02-04T11:39:00Z"/>
                <w:del w:id="1087" w:author="Priya" w:date="2023-02-07T12:18:00Z"/>
              </w:rPr>
              <w:pPrChange w:id="1088" w:author="Jaishree Kantilal Tailor" w:date="2023-02-04T11:53:00Z">
                <w:pPr>
                  <w:pStyle w:val="Heading3"/>
                  <w:numPr>
                    <w:numId w:val="0"/>
                  </w:numPr>
                  <w:ind w:left="0" w:firstLine="0"/>
                  <w:outlineLvl w:val="2"/>
    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  </w:pPr>
              </w:pPrChange>
            </w:pPr>
          </w:p>
        </w:tc>
        <w:tc>
          <w:tcPr>
            <w:tcW w:w="0" w:type="dxa"/>
            <w:tcPrChange w:id="1089" w:author="Jaishree Kantilal Tailor" w:date="2023-02-04T11:53:00Z">
              <w:tcPr>
                <w:tcW w:w="2117" w:type="dxa"/>
              </w:tcPr>
            </w:tcPrChange>
          </w:tcPr>
          <w:p w14:paraId="1099D2AC" w14:textId="17FC22CB" w:rsidR="00EC60A4" w:rsidDel="00793A93" w:rsidRDefault="00EC60A4" w:rsidP="001C52C8">
            <w:pPr>
              <w:pStyle w:val="Heading3"/>
              <w:numPr>
                <w:ilvl w:val="0"/>
                <w:numId w:val="0"/>
              </w:numPr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090" w:author="Jaishree Kantilal Tailor" w:date="2023-02-04T11:36:00Z"/>
                <w:del w:id="1091" w:author="Priya" w:date="2023-02-07T12:18:00Z"/>
              </w:rPr>
            </w:pPr>
            <w:ins w:id="1092" w:author="Jaishree Kantilal Tailor" w:date="2023-02-04T11:36:00Z">
              <w:del w:id="1093" w:author="Priya" w:date="2023-02-07T12:18:00Z">
                <w:r w:rsidDel="00793A93">
                  <w:delText>Package n</w:delText>
                </w:r>
              </w:del>
            </w:ins>
            <w:ins w:id="1094" w:author="Jaishree Kantilal Tailor" w:date="2023-02-04T11:40:00Z">
              <w:del w:id="1095" w:author="Priya" w:date="2023-02-07T12:18:00Z">
                <w:r w:rsidDel="00793A93">
                  <w:delText xml:space="preserve"> name</w:delText>
                </w:r>
              </w:del>
            </w:ins>
          </w:p>
        </w:tc>
        <w:tc>
          <w:tcPr>
            <w:tcW w:w="0" w:type="dxa"/>
            <w:tcPrChange w:id="1096" w:author="Jaishree Kantilal Tailor" w:date="2023-02-04T11:53:00Z">
              <w:tcPr>
                <w:tcW w:w="3379" w:type="dxa"/>
              </w:tcPr>
            </w:tcPrChange>
          </w:tcPr>
          <w:p w14:paraId="7833D7E3" w14:textId="3A3EDC4D" w:rsidR="00EC60A4" w:rsidRPr="00C0251C" w:rsidDel="00793A93" w:rsidRDefault="00EC60A4" w:rsidP="001C52C8">
            <w:pPr>
              <w:pStyle w:val="Heading3"/>
              <w:numPr>
                <w:ilvl w:val="0"/>
                <w:numId w:val="0"/>
              </w:numPr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097" w:author="Jaishree Kantilal Tailor" w:date="2023-02-04T11:36:00Z"/>
                <w:del w:id="1098" w:author="Priya" w:date="2023-02-07T12:18:00Z"/>
                <w:rFonts w:ascii="Calibri" w:hAnsi="Calibri"/>
                <w:b w:val="0"/>
                <w:sz w:val="24"/>
                <w:szCs w:val="22"/>
                <w:lang w:bidi="ar-SA"/>
              </w:rPr>
            </w:pPr>
            <w:ins w:id="1099" w:author="Jaishree Kantilal Tailor" w:date="2023-02-04T11:40:00Z">
              <w:del w:id="1100" w:author="Priya" w:date="2023-02-07T12:18:00Z">
                <w:r w:rsidRPr="001E7876" w:rsidDel="00793A93">
                  <w:rPr>
                    <w:rFonts w:ascii="Calibri" w:hAnsi="Calibri"/>
                    <w:b w:val="0"/>
                    <w:sz w:val="24"/>
                    <w:szCs w:val="22"/>
                    <w:lang w:bidi="ar-SA"/>
                  </w:rPr>
                  <w:delText>purpose [where and how used]</w:delText>
                </w:r>
              </w:del>
            </w:ins>
          </w:p>
        </w:tc>
        <w:tc>
          <w:tcPr>
            <w:tcW w:w="3017" w:type="dxa"/>
            <w:tcPrChange w:id="1101" w:author="Jaishree Kantilal Tailor" w:date="2023-02-04T11:53:00Z">
              <w:tcPr>
                <w:tcW w:w="3379" w:type="dxa"/>
              </w:tcPr>
            </w:tcPrChange>
          </w:tcPr>
          <w:p w14:paraId="618D0259" w14:textId="18963BCF" w:rsidR="00EC60A4" w:rsidRPr="001E7876" w:rsidDel="00793A93" w:rsidRDefault="00EC60A4" w:rsidP="001C52C8">
            <w:pPr>
              <w:pStyle w:val="Heading3"/>
              <w:numPr>
                <w:ilvl w:val="0"/>
                <w:numId w:val="0"/>
              </w:numPr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102" w:author="Jaishree Kantilal Tailor" w:date="2023-02-04T11:52:00Z"/>
                <w:del w:id="1103" w:author="Priya" w:date="2023-02-07T12:18:00Z"/>
                <w:rFonts w:ascii="Calibri" w:hAnsi="Calibri"/>
                <w:b w:val="0"/>
                <w:sz w:val="24"/>
                <w:szCs w:val="22"/>
                <w:lang w:bidi="ar-SA"/>
              </w:rPr>
            </w:pPr>
          </w:p>
        </w:tc>
      </w:tr>
      <w:tr w:rsidR="00EC60A4" w:rsidDel="00793A93" w14:paraId="0351EC90" w14:textId="37FE9950" w:rsidTr="00EC60A4">
        <w:trPr>
          <w:trHeight w:val="531"/>
          <w:jc w:val="center"/>
          <w:ins w:id="1104" w:author="Jaishree Kantilal Tailor" w:date="2023-02-04T11:36:00Z"/>
          <w:del w:id="1105" w:author="Priya" w:date="2023-02-07T12:18:00Z"/>
          <w:trPrChange w:id="1106" w:author="Jaishree Kantilal Tailor" w:date="2023-02-04T11:53:00Z">
            <w:trPr>
              <w:trHeight w:val="531"/>
              <w:jc w:val="center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vMerge w:val="restart"/>
            <w:vAlign w:val="center"/>
            <w:tcPrChange w:id="1107" w:author="Jaishree Kantilal Tailor" w:date="2023-02-04T11:53:00Z">
              <w:tcPr>
                <w:tcW w:w="1183" w:type="dxa"/>
                <w:vMerge w:val="restart"/>
              </w:tcPr>
            </w:tcPrChange>
          </w:tcPr>
          <w:p w14:paraId="7DB734D1" w14:textId="574FA486" w:rsidR="00EC60A4" w:rsidDel="00793A93" w:rsidRDefault="00EC60A4">
            <w:pPr>
              <w:pStyle w:val="Heading3"/>
              <w:numPr>
                <w:ilvl w:val="0"/>
                <w:numId w:val="0"/>
              </w:numPr>
              <w:jc w:val="center"/>
              <w:outlineLvl w:val="2"/>
              <w:rPr>
                <w:ins w:id="1108" w:author="Jaishree Kantilal Tailor" w:date="2023-02-04T11:39:00Z"/>
                <w:del w:id="1109" w:author="Priya" w:date="2023-02-07T12:18:00Z"/>
              </w:rPr>
              <w:pPrChange w:id="1110" w:author="Jaishree Kantilal Tailor" w:date="2023-02-04T11:53:00Z">
                <w:pPr>
                  <w:pStyle w:val="Heading3"/>
                  <w:numPr>
                    <w:numId w:val="0"/>
                  </w:numPr>
                  <w:ind w:left="0" w:firstLine="0"/>
                  <w:outlineLvl w:val="2"/>
                </w:pPr>
              </w:pPrChange>
            </w:pPr>
            <w:ins w:id="1111" w:author="Jaishree Kantilal Tailor" w:date="2023-02-04T11:41:00Z">
              <w:del w:id="1112" w:author="Priya" w:date="2023-02-07T12:18:00Z">
                <w:r w:rsidDel="00793A93">
                  <w:delText>Source files</w:delText>
                </w:r>
              </w:del>
            </w:ins>
          </w:p>
        </w:tc>
        <w:tc>
          <w:tcPr>
            <w:tcW w:w="0" w:type="dxa"/>
            <w:tcPrChange w:id="1113" w:author="Jaishree Kantilal Tailor" w:date="2023-02-04T11:53:00Z">
              <w:tcPr>
                <w:tcW w:w="2117" w:type="dxa"/>
              </w:tcPr>
            </w:tcPrChange>
          </w:tcPr>
          <w:p w14:paraId="05DA0DF1" w14:textId="3E56CA38" w:rsidR="00EC60A4" w:rsidDel="00793A93" w:rsidRDefault="00EC60A4" w:rsidP="001C52C8">
            <w:pPr>
              <w:pStyle w:val="Heading3"/>
              <w:numPr>
                <w:ilvl w:val="0"/>
                <w:numId w:val="0"/>
              </w:numPr>
              <w:outlineLvl w:val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114" w:author="Jaishree Kantilal Tailor" w:date="2023-02-04T11:36:00Z"/>
                <w:del w:id="1115" w:author="Priya" w:date="2023-02-07T12:18:00Z"/>
              </w:rPr>
            </w:pPr>
            <w:ins w:id="1116" w:author="Jaishree Kantilal Tailor" w:date="2023-02-04T11:36:00Z">
              <w:del w:id="1117" w:author="Priya" w:date="2023-02-07T12:18:00Z">
                <w:r w:rsidDel="00793A93">
                  <w:delText>Sour</w:delText>
                </w:r>
              </w:del>
            </w:ins>
            <w:ins w:id="1118" w:author="Jaishree Kantilal Tailor" w:date="2023-02-04T11:37:00Z">
              <w:del w:id="1119" w:author="Priya" w:date="2023-02-07T12:18:00Z">
                <w:r w:rsidDel="00793A93">
                  <w:delText>cefile1</w:delText>
                </w:r>
              </w:del>
            </w:ins>
            <w:ins w:id="1120" w:author="Jaishree Kantilal Tailor" w:date="2023-02-04T11:40:00Z">
              <w:del w:id="1121" w:author="Priya" w:date="2023-02-07T12:18:00Z">
                <w:r w:rsidDel="00793A93">
                  <w:delText xml:space="preserve"> name</w:delText>
                </w:r>
              </w:del>
            </w:ins>
            <w:ins w:id="1122" w:author="Jaishree Kantilal Tailor" w:date="2023-02-04T11:37:00Z">
              <w:del w:id="1123" w:author="Priya" w:date="2023-02-07T12:18:00Z">
                <w:r w:rsidDel="00793A93">
                  <w:delText>.py</w:delText>
                </w:r>
              </w:del>
            </w:ins>
          </w:p>
        </w:tc>
        <w:tc>
          <w:tcPr>
            <w:tcW w:w="0" w:type="dxa"/>
            <w:tcPrChange w:id="1124" w:author="Jaishree Kantilal Tailor" w:date="2023-02-04T11:53:00Z">
              <w:tcPr>
                <w:tcW w:w="3379" w:type="dxa"/>
              </w:tcPr>
            </w:tcPrChange>
          </w:tcPr>
          <w:p w14:paraId="1955956B" w14:textId="50FEA282" w:rsidR="00EC60A4" w:rsidRPr="00C0251C" w:rsidDel="00793A93" w:rsidRDefault="00EC60A4" w:rsidP="001C52C8">
            <w:pPr>
              <w:pStyle w:val="Heading3"/>
              <w:numPr>
                <w:ilvl w:val="0"/>
                <w:numId w:val="0"/>
              </w:numPr>
              <w:outlineLvl w:val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125" w:author="Jaishree Kantilal Tailor" w:date="2023-02-04T11:36:00Z"/>
                <w:del w:id="1126" w:author="Priya" w:date="2023-02-07T12:18:00Z"/>
                <w:rFonts w:ascii="Calibri" w:hAnsi="Calibri"/>
                <w:b w:val="0"/>
                <w:sz w:val="24"/>
                <w:szCs w:val="22"/>
                <w:lang w:bidi="ar-SA"/>
              </w:rPr>
            </w:pPr>
            <w:ins w:id="1127" w:author="Jaishree Kantilal Tailor" w:date="2023-02-04T11:40:00Z">
              <w:del w:id="1128" w:author="Priya" w:date="2023-02-07T12:18:00Z">
                <w:r w:rsidRPr="001E7876" w:rsidDel="00793A93">
                  <w:rPr>
                    <w:rFonts w:ascii="Calibri" w:hAnsi="Calibri"/>
                    <w:b w:val="0"/>
                    <w:sz w:val="24"/>
                    <w:szCs w:val="22"/>
                    <w:lang w:bidi="ar-SA"/>
                  </w:rPr>
                  <w:delText>purpose [where and how used]</w:delText>
                </w:r>
              </w:del>
            </w:ins>
          </w:p>
        </w:tc>
        <w:tc>
          <w:tcPr>
            <w:tcW w:w="3017" w:type="dxa"/>
            <w:tcPrChange w:id="1129" w:author="Jaishree Kantilal Tailor" w:date="2023-02-04T11:53:00Z">
              <w:tcPr>
                <w:tcW w:w="3379" w:type="dxa"/>
              </w:tcPr>
            </w:tcPrChange>
          </w:tcPr>
          <w:p w14:paraId="09CEAABD" w14:textId="53AD3CB4" w:rsidR="00EC60A4" w:rsidRPr="001E7876" w:rsidDel="00793A93" w:rsidRDefault="00EC60A4" w:rsidP="001C52C8">
            <w:pPr>
              <w:pStyle w:val="Heading3"/>
              <w:numPr>
                <w:ilvl w:val="0"/>
                <w:numId w:val="0"/>
              </w:numPr>
              <w:outlineLvl w:val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130" w:author="Jaishree Kantilal Tailor" w:date="2023-02-04T11:52:00Z"/>
                <w:del w:id="1131" w:author="Priya" w:date="2023-02-07T12:18:00Z"/>
                <w:rFonts w:ascii="Calibri" w:hAnsi="Calibri"/>
                <w:b w:val="0"/>
                <w:sz w:val="24"/>
                <w:szCs w:val="22"/>
                <w:lang w:bidi="ar-SA"/>
              </w:rPr>
            </w:pPr>
          </w:p>
        </w:tc>
      </w:tr>
      <w:tr w:rsidR="00EC60A4" w:rsidDel="00793A93" w14:paraId="1592C695" w14:textId="09F202EE" w:rsidTr="00EC60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  <w:jc w:val="center"/>
          <w:ins w:id="1132" w:author="Jaishree Kantilal Tailor" w:date="2023-02-04T11:36:00Z"/>
          <w:del w:id="1133" w:author="Priya" w:date="2023-02-07T12:18:00Z"/>
          <w:trPrChange w:id="1134" w:author="Jaishree Kantilal Tailor" w:date="2023-02-04T11:52:00Z">
            <w:trPr>
              <w:trHeight w:val="531"/>
              <w:jc w:val="center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vMerge/>
            <w:tcPrChange w:id="1135" w:author="Jaishree Kantilal Tailor" w:date="2023-02-04T11:52:00Z">
              <w:tcPr>
                <w:tcW w:w="1183" w:type="dxa"/>
                <w:vMerge/>
              </w:tcPr>
            </w:tcPrChange>
          </w:tcPr>
          <w:p w14:paraId="35E292D2" w14:textId="3D4C5653" w:rsidR="00EC60A4" w:rsidDel="00793A93" w:rsidRDefault="00EC60A4" w:rsidP="001C52C8">
            <w:pPr>
              <w:pStyle w:val="Heading3"/>
              <w:numPr>
                <w:ilvl w:val="0"/>
                <w:numId w:val="0"/>
              </w:numPr>
              <w:outlineLvl w:val="2"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1136" w:author="Jaishree Kantilal Tailor" w:date="2023-02-04T11:39:00Z"/>
                <w:del w:id="1137" w:author="Priya" w:date="2023-02-07T12:18:00Z"/>
              </w:rPr>
            </w:pPr>
          </w:p>
        </w:tc>
        <w:tc>
          <w:tcPr>
            <w:tcW w:w="0" w:type="dxa"/>
            <w:tcPrChange w:id="1138" w:author="Jaishree Kantilal Tailor" w:date="2023-02-04T11:52:00Z">
              <w:tcPr>
                <w:tcW w:w="2117" w:type="dxa"/>
              </w:tcPr>
            </w:tcPrChange>
          </w:tcPr>
          <w:p w14:paraId="78ECF6BF" w14:textId="0E900D05" w:rsidR="00EC60A4" w:rsidDel="00793A93" w:rsidRDefault="00EC60A4" w:rsidP="001C52C8">
            <w:pPr>
              <w:pStyle w:val="Heading3"/>
              <w:numPr>
                <w:ilvl w:val="0"/>
                <w:numId w:val="0"/>
              </w:numPr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139" w:author="Jaishree Kantilal Tailor" w:date="2023-02-04T11:36:00Z"/>
                <w:del w:id="1140" w:author="Priya" w:date="2023-02-07T12:18:00Z"/>
              </w:rPr>
            </w:pPr>
            <w:ins w:id="1141" w:author="Jaishree Kantilal Tailor" w:date="2023-02-04T11:37:00Z">
              <w:del w:id="1142" w:author="Priya" w:date="2023-02-07T12:18:00Z">
                <w:r w:rsidDel="00793A93">
                  <w:delText>Sourcefile</w:delText>
                </w:r>
              </w:del>
            </w:ins>
            <w:ins w:id="1143" w:author="Jaishree Kantilal Tailor" w:date="2023-02-04T11:40:00Z">
              <w:del w:id="1144" w:author="Priya" w:date="2023-02-07T12:18:00Z">
                <w:r w:rsidDel="00793A93">
                  <w:delText>nname</w:delText>
                </w:r>
              </w:del>
            </w:ins>
            <w:ins w:id="1145" w:author="Jaishree Kantilal Tailor" w:date="2023-02-04T11:37:00Z">
              <w:del w:id="1146" w:author="Priya" w:date="2023-02-07T12:18:00Z">
                <w:r w:rsidDel="00793A93">
                  <w:delText>.py</w:delText>
                </w:r>
              </w:del>
            </w:ins>
          </w:p>
        </w:tc>
        <w:tc>
          <w:tcPr>
            <w:tcW w:w="0" w:type="dxa"/>
            <w:tcPrChange w:id="1147" w:author="Jaishree Kantilal Tailor" w:date="2023-02-04T11:52:00Z">
              <w:tcPr>
                <w:tcW w:w="3379" w:type="dxa"/>
              </w:tcPr>
            </w:tcPrChange>
          </w:tcPr>
          <w:p w14:paraId="35C30490" w14:textId="6BA01551" w:rsidR="00EC60A4" w:rsidRPr="00C0251C" w:rsidDel="00793A93" w:rsidRDefault="00EC60A4" w:rsidP="001C52C8">
            <w:pPr>
              <w:pStyle w:val="Heading3"/>
              <w:numPr>
                <w:ilvl w:val="0"/>
                <w:numId w:val="0"/>
              </w:numPr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148" w:author="Jaishree Kantilal Tailor" w:date="2023-02-04T11:36:00Z"/>
                <w:del w:id="1149" w:author="Priya" w:date="2023-02-07T12:18:00Z"/>
                <w:rFonts w:ascii="Calibri" w:hAnsi="Calibri"/>
                <w:b w:val="0"/>
                <w:sz w:val="24"/>
                <w:szCs w:val="22"/>
                <w:lang w:bidi="ar-SA"/>
              </w:rPr>
            </w:pPr>
            <w:ins w:id="1150" w:author="Jaishree Kantilal Tailor" w:date="2023-02-04T11:40:00Z">
              <w:del w:id="1151" w:author="Priya" w:date="2023-02-07T12:18:00Z">
                <w:r w:rsidRPr="001E7876" w:rsidDel="00793A93">
                  <w:rPr>
                    <w:rFonts w:ascii="Calibri" w:hAnsi="Calibri"/>
                    <w:b w:val="0"/>
                    <w:sz w:val="24"/>
                    <w:szCs w:val="22"/>
                    <w:lang w:bidi="ar-SA"/>
                  </w:rPr>
                  <w:delText>purpose [where and how used]</w:delText>
                </w:r>
              </w:del>
            </w:ins>
          </w:p>
        </w:tc>
        <w:tc>
          <w:tcPr>
            <w:tcW w:w="3017" w:type="dxa"/>
            <w:tcPrChange w:id="1152" w:author="Jaishree Kantilal Tailor" w:date="2023-02-04T11:52:00Z">
              <w:tcPr>
                <w:tcW w:w="3379" w:type="dxa"/>
              </w:tcPr>
            </w:tcPrChange>
          </w:tcPr>
          <w:p w14:paraId="4E212815" w14:textId="775EC680" w:rsidR="00EC60A4" w:rsidRPr="001E7876" w:rsidDel="00793A93" w:rsidRDefault="00EC60A4" w:rsidP="001C52C8">
            <w:pPr>
              <w:pStyle w:val="Heading3"/>
              <w:numPr>
                <w:ilvl w:val="0"/>
                <w:numId w:val="0"/>
              </w:numPr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153" w:author="Jaishree Kantilal Tailor" w:date="2023-02-04T11:52:00Z"/>
                <w:del w:id="1154" w:author="Priya" w:date="2023-02-07T12:18:00Z"/>
                <w:rFonts w:ascii="Calibri" w:hAnsi="Calibri"/>
                <w:b w:val="0"/>
                <w:sz w:val="24"/>
                <w:szCs w:val="22"/>
                <w:lang w:bidi="ar-SA"/>
              </w:rPr>
            </w:pPr>
          </w:p>
        </w:tc>
      </w:tr>
    </w:tbl>
    <w:p w14:paraId="6B139A24" w14:textId="23CE8FB0" w:rsidR="00EE102D" w:rsidDel="00793A93" w:rsidRDefault="00EE102D">
      <w:pPr>
        <w:ind w:firstLine="0"/>
        <w:rPr>
          <w:ins w:id="1155" w:author="Jaishree Kantilal Tailor" w:date="2023-02-04T11:45:00Z"/>
          <w:del w:id="1156" w:author="Priya" w:date="2023-02-07T12:18:00Z"/>
          <w:rFonts w:ascii="Cambria" w:hAnsi="Cambria"/>
          <w:b/>
          <w:bCs/>
          <w:color w:val="1F497D" w:themeColor="text2"/>
          <w:szCs w:val="24"/>
          <w:lang w:bidi="ar-SA"/>
        </w:rPr>
      </w:pPr>
      <w:ins w:id="1157" w:author="Jaishree Kantilal Tailor" w:date="2023-02-04T11:45:00Z">
        <w:del w:id="1158" w:author="Priya" w:date="2023-02-07T12:18:00Z">
          <w:r w:rsidDel="00793A93">
            <w:rPr>
              <w:lang w:bidi="ar-SA"/>
            </w:rPr>
            <w:br w:type="page"/>
          </w:r>
        </w:del>
      </w:ins>
    </w:p>
    <w:p w14:paraId="381D8C5E" w14:textId="2C2B9EB6" w:rsidR="00EE102D" w:rsidRDefault="00EE102D" w:rsidP="00EE102D">
      <w:pPr>
        <w:pStyle w:val="Heading1"/>
        <w:rPr>
          <w:ins w:id="1159" w:author="Jaishree Kantilal Tailor" w:date="2023-02-04T11:45:00Z"/>
          <w:lang w:bidi="ar-SA"/>
        </w:rPr>
      </w:pPr>
      <w:proofErr w:type="spellStart"/>
      <w:ins w:id="1160" w:author="Jaishree Kantilal Tailor" w:date="2023-02-04T11:45:00Z">
        <w:r>
          <w:rPr>
            <w:lang w:bidi="ar-SA"/>
          </w:rPr>
          <w:t>gitGEA</w:t>
        </w:r>
        <w:proofErr w:type="spellEnd"/>
        <w:r>
          <w:rPr>
            <w:lang w:bidi="ar-SA"/>
          </w:rPr>
          <w:t xml:space="preserve"> Dashboard</w:t>
        </w:r>
      </w:ins>
    </w:p>
    <w:p w14:paraId="609EB9A1" w14:textId="77777777" w:rsidR="00EE102D" w:rsidRDefault="00EE102D" w:rsidP="00EE102D">
      <w:pPr>
        <w:rPr>
          <w:ins w:id="1161" w:author="Jaishree Kantilal Tailor" w:date="2023-02-04T11:45:00Z"/>
          <w:lang w:bidi="ar-SA"/>
        </w:rPr>
      </w:pPr>
      <w:ins w:id="1162" w:author="Jaishree Kantilal Tailor" w:date="2023-02-04T11:45:00Z">
        <w:r>
          <w:rPr>
            <w:lang w:bidi="ar-SA"/>
          </w:rPr>
          <w:t>This section must have 2 items:</w:t>
        </w:r>
      </w:ins>
    </w:p>
    <w:p w14:paraId="44443A44" w14:textId="476FF3D9" w:rsidR="00EE102D" w:rsidRDefault="00C21873" w:rsidP="00C21873">
      <w:pPr>
        <w:pStyle w:val="Heading3"/>
        <w:numPr>
          <w:ilvl w:val="0"/>
          <w:numId w:val="98"/>
        </w:numPr>
        <w:rPr>
          <w:ins w:id="1163" w:author="Jaishree Kantilal Tailor" w:date="2023-02-04T11:53:00Z"/>
          <w:lang w:bidi="ar-SA"/>
        </w:rPr>
      </w:pPr>
      <w:proofErr w:type="spellStart"/>
      <w:ins w:id="1164" w:author="Jaishree Kantilal Tailor" w:date="2023-02-04T11:46:00Z">
        <w:r>
          <w:rPr>
            <w:lang w:bidi="ar-SA"/>
          </w:rPr>
          <w:lastRenderedPageBreak/>
          <w:t>gitGEA</w:t>
        </w:r>
        <w:proofErr w:type="spellEnd"/>
        <w:r>
          <w:rPr>
            <w:lang w:bidi="ar-SA"/>
          </w:rPr>
          <w:t xml:space="preserve"> Link of each member</w:t>
        </w:r>
      </w:ins>
    </w:p>
    <w:p w14:paraId="2CEAB3C2" w14:textId="77777777" w:rsidR="00673D31" w:rsidRPr="001C00BE" w:rsidRDefault="00673D31">
      <w:pPr>
        <w:rPr>
          <w:ins w:id="1165" w:author="Jaishree Kantilal Tailor" w:date="2023-02-04T11:46:00Z"/>
          <w:lang w:bidi="ar-SA"/>
        </w:rPr>
        <w:pPrChange w:id="1166" w:author="Jaishree Kantilal Tailor" w:date="2023-02-04T11:53:00Z">
          <w:pPr>
            <w:pStyle w:val="Heading3"/>
          </w:pPr>
        </w:pPrChange>
      </w:pPr>
    </w:p>
    <w:tbl>
      <w:tblPr>
        <w:tblStyle w:val="GridTable5Dark-Accent1"/>
        <w:tblW w:w="10273" w:type="dxa"/>
        <w:jc w:val="center"/>
        <w:tblLook w:val="04A0" w:firstRow="1" w:lastRow="0" w:firstColumn="1" w:lastColumn="0" w:noHBand="0" w:noVBand="1"/>
      </w:tblPr>
      <w:tblGrid>
        <w:gridCol w:w="2110"/>
        <w:gridCol w:w="8163"/>
      </w:tblGrid>
      <w:tr w:rsidR="00673D31" w14:paraId="0CF84B8E" w14:textId="77777777" w:rsidTr="00C025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  <w:ins w:id="1167" w:author="Jaishree Kantilal Tailor" w:date="2023-02-04T11:5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5F68170D" w14:textId="298065DB" w:rsidR="00673D31" w:rsidRDefault="00673D31" w:rsidP="00C0251C">
            <w:pPr>
              <w:pStyle w:val="Heading3"/>
              <w:numPr>
                <w:ilvl w:val="0"/>
                <w:numId w:val="0"/>
              </w:numPr>
              <w:outlineLvl w:val="2"/>
              <w:rPr>
                <w:ins w:id="1168" w:author="Jaishree Kantilal Tailor" w:date="2023-02-04T11:53:00Z"/>
              </w:rPr>
            </w:pPr>
            <w:ins w:id="1169" w:author="Jaishree Kantilal Tailor" w:date="2023-02-04T11:54:00Z">
              <w:r>
                <w:t>PSNO</w:t>
              </w:r>
            </w:ins>
          </w:p>
        </w:tc>
        <w:tc>
          <w:tcPr>
            <w:tcW w:w="8163" w:type="dxa"/>
          </w:tcPr>
          <w:p w14:paraId="37492AB6" w14:textId="26006B18" w:rsidR="00673D31" w:rsidRDefault="00673D31" w:rsidP="00C0251C">
            <w:pPr>
              <w:pStyle w:val="Heading3"/>
              <w:numPr>
                <w:ilvl w:val="0"/>
                <w:numId w:val="0"/>
              </w:numPr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1170" w:author="Jaishree Kantilal Tailor" w:date="2023-02-04T11:53:00Z"/>
              </w:rPr>
            </w:pPr>
            <w:proofErr w:type="spellStart"/>
            <w:ins w:id="1171" w:author="Jaishree Kantilal Tailor" w:date="2023-02-04T11:54:00Z">
              <w:r>
                <w:t>gitGEA</w:t>
              </w:r>
              <w:proofErr w:type="spellEnd"/>
              <w:r>
                <w:t xml:space="preserve"> Link</w:t>
              </w:r>
            </w:ins>
          </w:p>
        </w:tc>
      </w:tr>
      <w:tr w:rsidR="00673D31" w14:paraId="025BE0C3" w14:textId="77777777" w:rsidTr="00C02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  <w:ins w:id="1172" w:author="Jaishree Kantilal Tailor" w:date="2023-02-04T11:5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2C774C58" w14:textId="55D0DA45" w:rsidR="00673D31" w:rsidRDefault="00C14166" w:rsidP="00C0251C">
            <w:pPr>
              <w:pStyle w:val="Heading3"/>
              <w:numPr>
                <w:ilvl w:val="0"/>
                <w:numId w:val="0"/>
              </w:numPr>
              <w:outlineLvl w:val="2"/>
              <w:rPr>
                <w:ins w:id="1173" w:author="Jaishree Kantilal Tailor" w:date="2023-02-04T11:53:00Z"/>
              </w:rPr>
            </w:pPr>
            <w:ins w:id="1174" w:author="Priya" w:date="2023-02-07T09:36:00Z">
              <w:r>
                <w:t>40032345</w:t>
              </w:r>
            </w:ins>
            <w:ins w:id="1175" w:author="Jaishree Kantilal Tailor" w:date="2023-02-04T11:54:00Z">
              <w:del w:id="1176" w:author="Priya" w:date="2023-02-07T09:36:00Z">
                <w:r w:rsidR="00673D31" w:rsidDel="00C14166">
                  <w:delText>Member 1</w:delText>
                </w:r>
              </w:del>
            </w:ins>
          </w:p>
        </w:tc>
        <w:tc>
          <w:tcPr>
            <w:tcW w:w="8163" w:type="dxa"/>
          </w:tcPr>
          <w:p w14:paraId="77B8A9ED" w14:textId="18278DBC" w:rsidR="00673D31" w:rsidRPr="00C0251C" w:rsidRDefault="00F90AD7" w:rsidP="00C0251C">
            <w:pPr>
              <w:pStyle w:val="Heading3"/>
              <w:numPr>
                <w:ilvl w:val="0"/>
                <w:numId w:val="0"/>
              </w:numPr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177" w:author="Jaishree Kantilal Tailor" w:date="2023-02-04T11:53:00Z"/>
                <w:rFonts w:ascii="Calibri" w:hAnsi="Calibri"/>
                <w:b w:val="0"/>
                <w:sz w:val="24"/>
                <w:szCs w:val="22"/>
                <w:lang w:bidi="ar-SA"/>
              </w:rPr>
            </w:pPr>
            <w:ins w:id="1178" w:author="Priya" w:date="2023-02-07T12:39:00Z">
              <w:r w:rsidRPr="00F90AD7">
                <w:rPr>
                  <w:rFonts w:ascii="Calibri" w:hAnsi="Calibri"/>
                  <w:b w:val="0"/>
                  <w:sz w:val="24"/>
                  <w:szCs w:val="22"/>
                  <w:lang w:bidi="ar-SA"/>
                </w:rPr>
                <w:t>https://github.com/PriyaKanojiya/OOPS-Project.git</w:t>
              </w:r>
            </w:ins>
          </w:p>
        </w:tc>
      </w:tr>
    </w:tbl>
    <w:p w14:paraId="48D42927" w14:textId="77777777" w:rsidR="00C21873" w:rsidRPr="001C00BE" w:rsidRDefault="00C21873">
      <w:pPr>
        <w:rPr>
          <w:ins w:id="1179" w:author="Jaishree Kantilal Tailor" w:date="2023-02-04T11:45:00Z"/>
          <w:lang w:bidi="ar-SA"/>
        </w:rPr>
        <w:pPrChange w:id="1180" w:author="Jaishree Kantilal Tailor" w:date="2023-02-04T11:46:00Z">
          <w:pPr>
            <w:pStyle w:val="Heading3"/>
          </w:pPr>
        </w:pPrChange>
      </w:pPr>
    </w:p>
    <w:p w14:paraId="087C284F" w14:textId="391CCF2E" w:rsidR="00EE102D" w:rsidRDefault="00C21873" w:rsidP="00EE102D">
      <w:pPr>
        <w:pStyle w:val="Heading3"/>
        <w:rPr>
          <w:ins w:id="1181" w:author="Priya" w:date="2023-02-07T10:02:00Z"/>
          <w:lang w:bidi="ar-SA"/>
        </w:rPr>
      </w:pPr>
      <w:proofErr w:type="spellStart"/>
      <w:ins w:id="1182" w:author="Jaishree Kantilal Tailor" w:date="2023-02-04T11:47:00Z">
        <w:r>
          <w:rPr>
            <w:lang w:bidi="ar-SA"/>
          </w:rPr>
          <w:t>gitGEA</w:t>
        </w:r>
        <w:proofErr w:type="spellEnd"/>
        <w:r>
          <w:rPr>
            <w:lang w:bidi="ar-SA"/>
          </w:rPr>
          <w:t xml:space="preserve"> </w:t>
        </w:r>
        <w:r w:rsidR="007A30F7">
          <w:rPr>
            <w:lang w:bidi="ar-SA"/>
          </w:rPr>
          <w:t>Dashboard view of each member</w:t>
        </w:r>
      </w:ins>
      <w:ins w:id="1183" w:author="Jaishree Kantilal Tailor" w:date="2023-02-04T11:55:00Z">
        <w:r w:rsidR="00673D31">
          <w:rPr>
            <w:lang w:bidi="ar-SA"/>
          </w:rPr>
          <w:t xml:space="preserve"> </w:t>
        </w:r>
      </w:ins>
    </w:p>
    <w:p w14:paraId="42F332F1" w14:textId="77777777" w:rsidR="005968DF" w:rsidRDefault="005968DF" w:rsidP="005968DF">
      <w:pPr>
        <w:rPr>
          <w:ins w:id="1184" w:author="Priya" w:date="2023-02-07T10:03:00Z"/>
          <w:noProof/>
        </w:rPr>
      </w:pPr>
    </w:p>
    <w:p w14:paraId="2144F200" w14:textId="284033D9" w:rsidR="005968DF" w:rsidRDefault="005968DF" w:rsidP="005968DF">
      <w:pPr>
        <w:rPr>
          <w:ins w:id="1185" w:author="Priya" w:date="2023-02-07T10:03:00Z"/>
          <w:lang w:bidi="ar-SA"/>
        </w:rPr>
      </w:pPr>
      <w:ins w:id="1186" w:author="Priya" w:date="2023-02-07T10:02:00Z">
        <w:del w:id="1187" w:author="Priya Birjuprasad Kanojiya" w:date="2023-02-08T09:57:00Z">
          <w:r w:rsidDel="001E5676">
            <w:rPr>
              <w:noProof/>
            </w:rPr>
            <w:lastRenderedPageBreak/>
            <w:drawing>
              <wp:inline distT="0" distB="0" distL="0" distR="0" wp14:anchorId="6034B771" wp14:editId="275FB748">
                <wp:extent cx="6457950" cy="4122420"/>
                <wp:effectExtent l="0" t="0" r="0" b="0"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57950" cy="41224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ins>
      <w:ins w:id="1188" w:author="Priya Birjuprasad Kanojiya" w:date="2023-02-08T12:42:00Z">
        <w:r w:rsidR="008E748A">
          <w:rPr>
            <w:noProof/>
          </w:rPr>
          <w:lastRenderedPageBreak/>
          <w:drawing>
            <wp:inline distT="0" distB="0" distL="0" distR="0" wp14:anchorId="4211C647" wp14:editId="1993B554">
              <wp:extent cx="6457950" cy="3632835"/>
              <wp:effectExtent l="0" t="0" r="0" b="5715"/>
              <wp:docPr id="27" name="Picture 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57950" cy="36328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BDBE5F5" w14:textId="2D4A8016" w:rsidR="005968DF" w:rsidRDefault="005968DF" w:rsidP="005968DF">
      <w:pPr>
        <w:rPr>
          <w:ins w:id="1189" w:author="Priya" w:date="2023-02-07T10:03:00Z"/>
          <w:lang w:bidi="ar-SA"/>
        </w:rPr>
      </w:pPr>
    </w:p>
    <w:p w14:paraId="1E2090C7" w14:textId="625EF264" w:rsidR="005968DF" w:rsidRDefault="005968DF" w:rsidP="005968DF">
      <w:pPr>
        <w:rPr>
          <w:ins w:id="1190" w:author="Priya" w:date="2023-02-07T10:03:00Z"/>
          <w:lang w:bidi="ar-SA"/>
        </w:rPr>
      </w:pPr>
    </w:p>
    <w:p w14:paraId="6F85C6D5" w14:textId="137C6B19" w:rsidR="005968DF" w:rsidRDefault="008E748A">
      <w:pPr>
        <w:jc w:val="center"/>
        <w:rPr>
          <w:ins w:id="1191" w:author="Priya" w:date="2023-02-07T10:03:00Z"/>
          <w:lang w:bidi="ar-SA"/>
        </w:rPr>
        <w:pPrChange w:id="1192" w:author="Priya Birjuprasad Kanojiya" w:date="2023-02-08T12:43:00Z">
          <w:pPr/>
        </w:pPrChange>
      </w:pPr>
      <w:ins w:id="1193" w:author="Priya Birjuprasad Kanojiya" w:date="2023-02-08T12:43:00Z">
        <w:r>
          <w:rPr>
            <w:lang w:bidi="ar-SA"/>
          </w:rPr>
          <w:t xml:space="preserve">Figure </w:t>
        </w:r>
      </w:ins>
      <w:ins w:id="1194" w:author="Priya Birjuprasad Kanojiya" w:date="2023-02-08T14:30:00Z">
        <w:r w:rsidR="009A7D09">
          <w:rPr>
            <w:lang w:bidi="ar-SA"/>
          </w:rPr>
          <w:t>1</w:t>
        </w:r>
      </w:ins>
    </w:p>
    <w:p w14:paraId="3247FDFB" w14:textId="0EE7566F" w:rsidR="005968DF" w:rsidRDefault="005968DF" w:rsidP="005968DF">
      <w:pPr>
        <w:rPr>
          <w:ins w:id="1195" w:author="Priya" w:date="2023-02-07T10:03:00Z"/>
          <w:lang w:bidi="ar-SA"/>
        </w:rPr>
      </w:pPr>
    </w:p>
    <w:p w14:paraId="5BEBA867" w14:textId="7AA86D94" w:rsidR="005968DF" w:rsidRDefault="005968DF" w:rsidP="005968DF">
      <w:pPr>
        <w:rPr>
          <w:ins w:id="1196" w:author="Priya" w:date="2023-02-07T10:03:00Z"/>
          <w:lang w:bidi="ar-SA"/>
        </w:rPr>
      </w:pPr>
    </w:p>
    <w:p w14:paraId="2A80B1C4" w14:textId="26306E5E" w:rsidR="005968DF" w:rsidRDefault="005968DF" w:rsidP="005968DF">
      <w:pPr>
        <w:rPr>
          <w:ins w:id="1197" w:author="Priya" w:date="2023-02-07T10:03:00Z"/>
          <w:lang w:bidi="ar-SA"/>
        </w:rPr>
      </w:pPr>
    </w:p>
    <w:p w14:paraId="2B06CE89" w14:textId="77777777" w:rsidR="005968DF" w:rsidRPr="001C00BE" w:rsidRDefault="005968DF">
      <w:pPr>
        <w:rPr>
          <w:ins w:id="1198" w:author="Jaishree Kantilal Tailor" w:date="2023-02-04T11:55:00Z"/>
          <w:lang w:bidi="ar-SA"/>
        </w:rPr>
        <w:pPrChange w:id="1199" w:author="Priya" w:date="2023-02-07T10:02:00Z">
          <w:pPr>
            <w:pStyle w:val="Heading3"/>
          </w:pPr>
        </w:pPrChange>
      </w:pPr>
    </w:p>
    <w:p w14:paraId="7464704E" w14:textId="2CACA1E5" w:rsidR="004E7DF6" w:rsidRPr="001C00BE" w:rsidDel="005968DF" w:rsidRDefault="004E7DF6">
      <w:pPr>
        <w:rPr>
          <w:ins w:id="1200" w:author="Jaishree Kantilal Tailor" w:date="2023-02-04T11:45:00Z"/>
          <w:del w:id="1201" w:author="Priya" w:date="2023-02-07T10:02:00Z"/>
          <w:lang w:bidi="ar-SA"/>
        </w:rPr>
        <w:pPrChange w:id="1202" w:author="Jaishree Kantilal Tailor" w:date="2023-02-04T11:55:00Z">
          <w:pPr>
            <w:pStyle w:val="Heading3"/>
          </w:pPr>
        </w:pPrChange>
      </w:pPr>
      <w:ins w:id="1203" w:author="Jaishree Kantilal Tailor" w:date="2023-02-04T11:55:00Z">
        <w:del w:id="1204" w:author="Priya" w:date="2023-02-07T10:02:00Z">
          <w:r w:rsidDel="005968DF">
            <w:rPr>
              <w:lang w:bidi="ar-SA"/>
            </w:rPr>
            <w:delText>&lt;&lt;paste the s</w:delText>
          </w:r>
        </w:del>
      </w:ins>
      <w:ins w:id="1205" w:author="Jaishree Kantilal Tailor" w:date="2023-02-04T11:56:00Z">
        <w:del w:id="1206" w:author="Priya" w:date="2023-02-07T10:02:00Z">
          <w:r w:rsidR="00FF7408" w:rsidDel="005968DF">
            <w:rPr>
              <w:lang w:bidi="ar-SA"/>
            </w:rPr>
            <w:delText>creenshot of gitGEA dashboard captioned as PSNO</w:delText>
          </w:r>
          <w:r w:rsidR="00E34A33" w:rsidDel="005968DF">
            <w:rPr>
              <w:lang w:bidi="ar-SA"/>
            </w:rPr>
            <w:delText>1&gt;&gt;</w:delText>
          </w:r>
        </w:del>
      </w:ins>
    </w:p>
    <w:p w14:paraId="398FBF40" w14:textId="3ECF363A" w:rsidR="00E34A33" w:rsidRPr="00C0251C" w:rsidDel="005968DF" w:rsidRDefault="00E34A33" w:rsidP="00E34A33">
      <w:pPr>
        <w:rPr>
          <w:ins w:id="1207" w:author="Jaishree Kantilal Tailor" w:date="2023-02-04T11:56:00Z"/>
          <w:del w:id="1208" w:author="Priya" w:date="2023-02-07T10:02:00Z"/>
          <w:lang w:bidi="ar-SA"/>
        </w:rPr>
      </w:pPr>
      <w:ins w:id="1209" w:author="Jaishree Kantilal Tailor" w:date="2023-02-04T11:56:00Z">
        <w:del w:id="1210" w:author="Priya" w:date="2023-02-07T10:02:00Z">
          <w:r w:rsidDel="005968DF">
            <w:rPr>
              <w:lang w:bidi="ar-SA"/>
            </w:rPr>
            <w:delText>&lt;&lt;paste the screenshot of gitGEA dashboard captioned as PSNO</w:delText>
          </w:r>
        </w:del>
      </w:ins>
      <w:ins w:id="1211" w:author="Jaishree Kantilal Tailor" w:date="2023-02-04T11:57:00Z">
        <w:del w:id="1212" w:author="Priya" w:date="2023-02-07T10:02:00Z">
          <w:r w:rsidDel="005968DF">
            <w:rPr>
              <w:lang w:bidi="ar-SA"/>
            </w:rPr>
            <w:delText>N</w:delText>
          </w:r>
        </w:del>
      </w:ins>
      <w:ins w:id="1213" w:author="Jaishree Kantilal Tailor" w:date="2023-02-04T11:56:00Z">
        <w:del w:id="1214" w:author="Priya" w:date="2023-02-07T10:02:00Z">
          <w:r w:rsidDel="005968DF">
            <w:rPr>
              <w:lang w:bidi="ar-SA"/>
            </w:rPr>
            <w:delText>&gt;&gt;</w:delText>
          </w:r>
        </w:del>
      </w:ins>
    </w:p>
    <w:p w14:paraId="18D80A25" w14:textId="2E60229E" w:rsidR="00516E98" w:rsidRDefault="00EE102D" w:rsidP="00516E98">
      <w:pPr>
        <w:pStyle w:val="Heading1"/>
        <w:rPr>
          <w:ins w:id="1215" w:author="Jaishree Kantilal Tailor" w:date="2023-02-04T12:22:00Z"/>
          <w:lang w:bidi="ar-SA"/>
        </w:rPr>
      </w:pPr>
      <w:ins w:id="1216" w:author="Jaishree Kantilal Tailor" w:date="2023-02-04T11:44:00Z">
        <w:del w:id="1217" w:author="Priya" w:date="2023-02-07T10:02:00Z">
          <w:r w:rsidDel="005968DF">
            <w:rPr>
              <w:lang w:bidi="ar-SA"/>
            </w:rPr>
            <w:br w:type="page"/>
          </w:r>
        </w:del>
      </w:ins>
      <w:ins w:id="1218" w:author="Jaishree Kantilal Tailor" w:date="2023-02-04T12:22:00Z">
        <w:r w:rsidR="00516E98">
          <w:rPr>
            <w:lang w:bidi="ar-SA"/>
          </w:rPr>
          <w:lastRenderedPageBreak/>
          <w:t>OOP Concept Utilization Summary</w:t>
        </w:r>
      </w:ins>
    </w:p>
    <w:p w14:paraId="3309E3C4" w14:textId="64924735" w:rsidR="00516E98" w:rsidRDefault="00516E98" w:rsidP="00516E98">
      <w:pPr>
        <w:rPr>
          <w:ins w:id="1219" w:author="Priya" w:date="2023-02-07T10:35:00Z"/>
          <w:lang w:bidi="ar-SA"/>
        </w:rPr>
      </w:pPr>
      <w:ins w:id="1220" w:author="Jaishree Kantilal Tailor" w:date="2023-02-04T12:22:00Z">
        <w:r>
          <w:rPr>
            <w:lang w:bidi="ar-SA"/>
          </w:rPr>
          <w:t>This section must have following items:</w:t>
        </w:r>
      </w:ins>
    </w:p>
    <w:p w14:paraId="5AC2A9B9" w14:textId="77777777" w:rsidR="0002716D" w:rsidRDefault="0002716D" w:rsidP="00516E98">
      <w:pPr>
        <w:rPr>
          <w:ins w:id="1221" w:author="Jaishree Kantilal Tailor" w:date="2023-02-04T12:22:00Z"/>
          <w:lang w:bidi="ar-SA"/>
        </w:rPr>
      </w:pPr>
    </w:p>
    <w:tbl>
      <w:tblPr>
        <w:tblStyle w:val="TableGrid"/>
        <w:tblW w:w="10016" w:type="dxa"/>
        <w:tblInd w:w="720" w:type="dxa"/>
        <w:tblLook w:val="04A0" w:firstRow="1" w:lastRow="0" w:firstColumn="1" w:lastColumn="0" w:noHBand="0" w:noVBand="1"/>
        <w:tblPrChange w:id="1222" w:author="Priya" w:date="2023-02-07T10:35:00Z">
          <w:tblPr>
            <w:tblStyle w:val="TableGrid"/>
            <w:tblW w:w="9789" w:type="dxa"/>
            <w:tblInd w:w="720" w:type="dxa"/>
            <w:tblLook w:val="04A0" w:firstRow="1" w:lastRow="0" w:firstColumn="1" w:lastColumn="0" w:noHBand="0" w:noVBand="1"/>
          </w:tblPr>
        </w:tblPrChange>
      </w:tblPr>
      <w:tblGrid>
        <w:gridCol w:w="2159"/>
        <w:gridCol w:w="7857"/>
        <w:tblGridChange w:id="1223">
          <w:tblGrid>
            <w:gridCol w:w="2110"/>
            <w:gridCol w:w="49"/>
            <w:gridCol w:w="7630"/>
            <w:gridCol w:w="227"/>
          </w:tblGrid>
        </w:tblGridChange>
      </w:tblGrid>
      <w:tr w:rsidR="00516E98" w14:paraId="701B1FE4" w14:textId="77777777" w:rsidTr="00035A9D">
        <w:trPr>
          <w:trHeight w:val="621"/>
          <w:ins w:id="1224" w:author="Jaishree Kantilal Tailor" w:date="2023-02-04T12:22:00Z"/>
          <w:trPrChange w:id="1225" w:author="Priya" w:date="2023-02-07T10:35:00Z">
            <w:trPr>
              <w:gridAfter w:val="0"/>
            </w:trPr>
          </w:trPrChange>
        </w:trPr>
        <w:tc>
          <w:tcPr>
            <w:tcW w:w="2159" w:type="dxa"/>
            <w:tcPrChange w:id="1226" w:author="Priya" w:date="2023-02-07T10:35:00Z">
              <w:tcPr>
                <w:tcW w:w="2110" w:type="dxa"/>
              </w:tcPr>
            </w:tcPrChange>
          </w:tcPr>
          <w:p w14:paraId="1D73A422" w14:textId="77777777" w:rsidR="00516E98" w:rsidRDefault="00516E98" w:rsidP="00C0251C">
            <w:pPr>
              <w:pStyle w:val="Heading3"/>
              <w:numPr>
                <w:ilvl w:val="0"/>
                <w:numId w:val="0"/>
              </w:numPr>
              <w:rPr>
                <w:ins w:id="1227" w:author="Jaishree Kantilal Tailor" w:date="2023-02-04T12:22:00Z"/>
              </w:rPr>
            </w:pPr>
            <w:ins w:id="1228" w:author="Jaishree Kantilal Tailor" w:date="2023-02-04T12:22:00Z">
              <w:r>
                <w:t>Concept</w:t>
              </w:r>
            </w:ins>
          </w:p>
        </w:tc>
        <w:tc>
          <w:tcPr>
            <w:tcW w:w="7857" w:type="dxa"/>
            <w:tcPrChange w:id="1229" w:author="Priya" w:date="2023-02-07T10:35:00Z">
              <w:tcPr>
                <w:tcW w:w="7679" w:type="dxa"/>
                <w:gridSpan w:val="2"/>
              </w:tcPr>
            </w:tcPrChange>
          </w:tcPr>
          <w:p w14:paraId="786C5C3A" w14:textId="77777777" w:rsidR="00516E98" w:rsidRDefault="00516E98" w:rsidP="00C0251C">
            <w:pPr>
              <w:pStyle w:val="Heading3"/>
              <w:numPr>
                <w:ilvl w:val="0"/>
                <w:numId w:val="0"/>
              </w:numPr>
              <w:rPr>
                <w:ins w:id="1230" w:author="Jaishree Kantilal Tailor" w:date="2023-02-04T12:22:00Z"/>
              </w:rPr>
            </w:pPr>
            <w:ins w:id="1231" w:author="Jaishree Kantilal Tailor" w:date="2023-02-04T12:22:00Z">
              <w:r>
                <w:t>Description</w:t>
              </w:r>
            </w:ins>
          </w:p>
        </w:tc>
      </w:tr>
      <w:tr w:rsidR="00516E98" w14:paraId="6E4428B7" w14:textId="77777777" w:rsidTr="00035A9D">
        <w:trPr>
          <w:trHeight w:val="1066"/>
          <w:ins w:id="1232" w:author="Jaishree Kantilal Tailor" w:date="2023-02-04T12:22:00Z"/>
          <w:trPrChange w:id="1233" w:author="Priya" w:date="2023-02-07T10:35:00Z">
            <w:trPr>
              <w:gridAfter w:val="0"/>
            </w:trPr>
          </w:trPrChange>
        </w:trPr>
        <w:tc>
          <w:tcPr>
            <w:tcW w:w="2159" w:type="dxa"/>
            <w:tcPrChange w:id="1234" w:author="Priya" w:date="2023-02-07T10:35:00Z">
              <w:tcPr>
                <w:tcW w:w="2110" w:type="dxa"/>
              </w:tcPr>
            </w:tcPrChange>
          </w:tcPr>
          <w:p w14:paraId="5BA373B9" w14:textId="77777777" w:rsidR="00516E98" w:rsidRDefault="00516E98" w:rsidP="00C0251C">
            <w:pPr>
              <w:pStyle w:val="Heading3"/>
              <w:numPr>
                <w:ilvl w:val="0"/>
                <w:numId w:val="0"/>
              </w:numPr>
              <w:rPr>
                <w:ins w:id="1235" w:author="Jaishree Kantilal Tailor" w:date="2023-02-04T12:22:00Z"/>
              </w:rPr>
            </w:pPr>
            <w:ins w:id="1236" w:author="Jaishree Kantilal Tailor" w:date="2023-02-04T12:22:00Z">
              <w:r>
                <w:t>Class</w:t>
              </w:r>
            </w:ins>
          </w:p>
        </w:tc>
        <w:tc>
          <w:tcPr>
            <w:tcW w:w="7857" w:type="dxa"/>
            <w:tcPrChange w:id="1237" w:author="Priya" w:date="2023-02-07T10:35:00Z">
              <w:tcPr>
                <w:tcW w:w="7679" w:type="dxa"/>
                <w:gridSpan w:val="2"/>
              </w:tcPr>
            </w:tcPrChange>
          </w:tcPr>
          <w:p w14:paraId="11AA3CF9" w14:textId="77777777" w:rsidR="00516E98" w:rsidRDefault="005968DF" w:rsidP="00C0251C">
            <w:pPr>
              <w:pStyle w:val="Heading3"/>
              <w:numPr>
                <w:ilvl w:val="0"/>
                <w:numId w:val="0"/>
              </w:numPr>
              <w:rPr>
                <w:ins w:id="1238" w:author="Priya" w:date="2023-02-07T10:09:00Z"/>
                <w:rFonts w:ascii="Calibri" w:hAnsi="Calibri"/>
                <w:b w:val="0"/>
                <w:sz w:val="24"/>
                <w:szCs w:val="22"/>
                <w:lang w:bidi="ar-SA"/>
              </w:rPr>
            </w:pPr>
            <w:proofErr w:type="gramStart"/>
            <w:ins w:id="1239" w:author="Priya" w:date="2023-02-07T10:07:00Z">
              <w:r>
                <w:rPr>
                  <w:rFonts w:ascii="Calibri" w:hAnsi="Calibri"/>
                  <w:b w:val="0"/>
                  <w:sz w:val="24"/>
                  <w:szCs w:val="22"/>
                  <w:lang w:bidi="ar-SA"/>
                </w:rPr>
                <w:t>Starbucks :</w:t>
              </w:r>
              <w:proofErr w:type="gramEnd"/>
              <w:r>
                <w:rPr>
                  <w:rFonts w:ascii="Calibri" w:hAnsi="Calibri"/>
                  <w:b w:val="0"/>
                  <w:sz w:val="24"/>
                  <w:szCs w:val="22"/>
                  <w:lang w:bidi="ar-SA"/>
                </w:rPr>
                <w:t xml:space="preserve"> </w:t>
              </w:r>
            </w:ins>
            <w:ins w:id="1240" w:author="Priya" w:date="2023-02-07T10:08:00Z">
              <w:r>
                <w:rPr>
                  <w:rFonts w:ascii="Calibri" w:hAnsi="Calibri"/>
                  <w:b w:val="0"/>
                  <w:sz w:val="24"/>
                  <w:szCs w:val="22"/>
                  <w:lang w:bidi="ar-SA"/>
                </w:rPr>
                <w:t>To initialize and navigate</w:t>
              </w:r>
            </w:ins>
            <w:ins w:id="1241" w:author="Priya" w:date="2023-02-07T10:09:00Z">
              <w:r>
                <w:rPr>
                  <w:rFonts w:ascii="Calibri" w:hAnsi="Calibri"/>
                  <w:b w:val="0"/>
                  <w:sz w:val="24"/>
                  <w:szCs w:val="22"/>
                  <w:lang w:bidi="ar-SA"/>
                </w:rPr>
                <w:t xml:space="preserve"> website.</w:t>
              </w:r>
            </w:ins>
            <w:ins w:id="1242" w:author="Jaishree Kantilal Tailor" w:date="2023-02-04T12:22:00Z">
              <w:del w:id="1243" w:author="Priya" w:date="2023-02-07T10:04:00Z">
                <w:r w:rsidR="00516E98" w:rsidRPr="00C0251C" w:rsidDel="005968DF">
                  <w:rPr>
                    <w:rFonts w:ascii="Calibri" w:hAnsi="Calibri"/>
                    <w:b w:val="0"/>
                    <w:sz w:val="24"/>
                    <w:szCs w:val="22"/>
                    <w:lang w:bidi="ar-SA"/>
                  </w:rPr>
                  <w:delText>List the name of classes created with one-line purpose</w:delText>
                </w:r>
              </w:del>
            </w:ins>
          </w:p>
          <w:p w14:paraId="289B70D3" w14:textId="0A85273D" w:rsidR="005968DF" w:rsidRPr="005968DF" w:rsidRDefault="005968DF">
            <w:pPr>
              <w:ind w:firstLine="0"/>
              <w:rPr>
                <w:ins w:id="1244" w:author="Jaishree Kantilal Tailor" w:date="2023-02-04T12:22:00Z"/>
                <w:lang w:bidi="ar-SA"/>
              </w:rPr>
              <w:pPrChange w:id="1245" w:author="Priya" w:date="2023-02-07T10:35:00Z">
                <w:pPr>
                  <w:pStyle w:val="Heading3"/>
                  <w:numPr>
                    <w:numId w:val="0"/>
                  </w:numPr>
                  <w:ind w:left="0" w:firstLine="0"/>
                </w:pPr>
              </w:pPrChange>
            </w:pPr>
            <w:proofErr w:type="spellStart"/>
            <w:proofErr w:type="gramStart"/>
            <w:ins w:id="1246" w:author="Priya" w:date="2023-02-07T10:09:00Z">
              <w:r>
                <w:rPr>
                  <w:lang w:bidi="ar-SA"/>
                </w:rPr>
                <w:t>StarbucksMenu</w:t>
              </w:r>
              <w:proofErr w:type="spellEnd"/>
              <w:r>
                <w:rPr>
                  <w:lang w:bidi="ar-SA"/>
                </w:rPr>
                <w:t xml:space="preserve"> :</w:t>
              </w:r>
            </w:ins>
            <w:proofErr w:type="gramEnd"/>
            <w:ins w:id="1247" w:author="Priya" w:date="2023-02-07T10:12:00Z">
              <w:r w:rsidR="007466B0">
                <w:rPr>
                  <w:lang w:bidi="ar-SA"/>
                </w:rPr>
                <w:t xml:space="preserve"> It is a class </w:t>
              </w:r>
            </w:ins>
            <w:ins w:id="1248" w:author="Priya" w:date="2023-02-07T10:13:00Z">
              <w:r w:rsidR="007466B0">
                <w:rPr>
                  <w:lang w:bidi="ar-SA"/>
                </w:rPr>
                <w:t xml:space="preserve">which handle </w:t>
              </w:r>
            </w:ins>
            <w:ins w:id="1249" w:author="Priya" w:date="2023-02-07T10:14:00Z">
              <w:r w:rsidR="007466B0">
                <w:rPr>
                  <w:lang w:bidi="ar-SA"/>
                </w:rPr>
                <w:t>exceptions</w:t>
              </w:r>
            </w:ins>
            <w:ins w:id="1250" w:author="Priya" w:date="2023-02-07T10:20:00Z">
              <w:r w:rsidR="007466B0">
                <w:rPr>
                  <w:lang w:bidi="ar-SA"/>
                </w:rPr>
                <w:t xml:space="preserve"> and throw error.</w:t>
              </w:r>
            </w:ins>
          </w:p>
        </w:tc>
      </w:tr>
      <w:tr w:rsidR="00516E98" w14:paraId="0EE6468B" w14:textId="77777777" w:rsidTr="00035A9D">
        <w:trPr>
          <w:trHeight w:val="710"/>
          <w:ins w:id="1251" w:author="Jaishree Kantilal Tailor" w:date="2023-02-04T12:22:00Z"/>
          <w:trPrChange w:id="1252" w:author="Priya" w:date="2023-02-07T10:35:00Z">
            <w:trPr>
              <w:gridAfter w:val="0"/>
            </w:trPr>
          </w:trPrChange>
        </w:trPr>
        <w:tc>
          <w:tcPr>
            <w:tcW w:w="2159" w:type="dxa"/>
            <w:tcPrChange w:id="1253" w:author="Priya" w:date="2023-02-07T10:35:00Z">
              <w:tcPr>
                <w:tcW w:w="2110" w:type="dxa"/>
              </w:tcPr>
            </w:tcPrChange>
          </w:tcPr>
          <w:p w14:paraId="47DADB0F" w14:textId="77777777" w:rsidR="00516E98" w:rsidRDefault="00516E98" w:rsidP="00C0251C">
            <w:pPr>
              <w:pStyle w:val="Heading3"/>
              <w:numPr>
                <w:ilvl w:val="0"/>
                <w:numId w:val="0"/>
              </w:numPr>
              <w:rPr>
                <w:ins w:id="1254" w:author="Jaishree Kantilal Tailor" w:date="2023-02-04T12:22:00Z"/>
              </w:rPr>
            </w:pPr>
            <w:ins w:id="1255" w:author="Jaishree Kantilal Tailor" w:date="2023-02-04T12:22:00Z">
              <w:r>
                <w:t>Objects</w:t>
              </w:r>
            </w:ins>
          </w:p>
        </w:tc>
        <w:tc>
          <w:tcPr>
            <w:tcW w:w="7857" w:type="dxa"/>
            <w:tcPrChange w:id="1256" w:author="Priya" w:date="2023-02-07T10:35:00Z">
              <w:tcPr>
                <w:tcW w:w="7679" w:type="dxa"/>
                <w:gridSpan w:val="2"/>
              </w:tcPr>
            </w:tcPrChange>
          </w:tcPr>
          <w:p w14:paraId="32129B8D" w14:textId="4923CB76" w:rsidR="00516E98" w:rsidRPr="00C0251C" w:rsidRDefault="007466B0" w:rsidP="00C0251C">
            <w:pPr>
              <w:pStyle w:val="Heading3"/>
              <w:numPr>
                <w:ilvl w:val="0"/>
                <w:numId w:val="0"/>
              </w:numPr>
              <w:rPr>
                <w:ins w:id="1257" w:author="Jaishree Kantilal Tailor" w:date="2023-02-04T12:22:00Z"/>
                <w:rFonts w:ascii="Calibri" w:hAnsi="Calibri"/>
                <w:b w:val="0"/>
                <w:sz w:val="24"/>
                <w:szCs w:val="22"/>
                <w:lang w:bidi="ar-SA"/>
              </w:rPr>
            </w:pPr>
            <w:ins w:id="1258" w:author="Priya" w:date="2023-02-07T10:24:00Z">
              <w:r>
                <w:rPr>
                  <w:rFonts w:ascii="Calibri" w:hAnsi="Calibri"/>
                  <w:b w:val="0"/>
                  <w:sz w:val="24"/>
                  <w:szCs w:val="22"/>
                  <w:lang w:bidi="ar-SA"/>
                </w:rPr>
                <w:t>s</w:t>
              </w:r>
            </w:ins>
            <w:ins w:id="1259" w:author="Priya" w:date="2023-02-07T10:16:00Z">
              <w:r>
                <w:rPr>
                  <w:rFonts w:ascii="Calibri" w:hAnsi="Calibri"/>
                  <w:b w:val="0"/>
                  <w:sz w:val="24"/>
                  <w:szCs w:val="22"/>
                  <w:lang w:bidi="ar-SA"/>
                </w:rPr>
                <w:t xml:space="preserve"> : This object is </w:t>
              </w:r>
            </w:ins>
            <w:ins w:id="1260" w:author="Priya" w:date="2023-02-07T10:17:00Z">
              <w:r>
                <w:rPr>
                  <w:rFonts w:ascii="Calibri" w:hAnsi="Calibri"/>
                  <w:b w:val="0"/>
                  <w:sz w:val="24"/>
                  <w:szCs w:val="22"/>
                  <w:lang w:bidi="ar-SA"/>
                </w:rPr>
                <w:t>for access class and its methods.</w:t>
              </w:r>
            </w:ins>
            <w:ins w:id="1261" w:author="Jaishree Kantilal Tailor" w:date="2023-02-04T12:22:00Z">
              <w:del w:id="1262" w:author="Priya" w:date="2023-02-07T10:14:00Z">
                <w:r w:rsidR="00516E98" w:rsidRPr="00C0251C" w:rsidDel="007466B0">
                  <w:rPr>
                    <w:rFonts w:ascii="Calibri" w:hAnsi="Calibri"/>
                    <w:b w:val="0"/>
                    <w:sz w:val="24"/>
                    <w:szCs w:val="22"/>
                    <w:lang w:bidi="ar-SA"/>
                  </w:rPr>
                  <w:delText>List the objects created with one-line purpose mentioning which class object and its purpose</w:delText>
                </w:r>
              </w:del>
            </w:ins>
          </w:p>
        </w:tc>
      </w:tr>
      <w:tr w:rsidR="00516E98" w14:paraId="65DF7424" w14:textId="77777777" w:rsidTr="00035A9D">
        <w:trPr>
          <w:trHeight w:val="1066"/>
          <w:ins w:id="1263" w:author="Jaishree Kantilal Tailor" w:date="2023-02-04T12:22:00Z"/>
          <w:trPrChange w:id="1264" w:author="Priya" w:date="2023-02-07T10:35:00Z">
            <w:trPr>
              <w:gridAfter w:val="0"/>
            </w:trPr>
          </w:trPrChange>
        </w:trPr>
        <w:tc>
          <w:tcPr>
            <w:tcW w:w="2159" w:type="dxa"/>
            <w:tcPrChange w:id="1265" w:author="Priya" w:date="2023-02-07T10:35:00Z">
              <w:tcPr>
                <w:tcW w:w="2110" w:type="dxa"/>
              </w:tcPr>
            </w:tcPrChange>
          </w:tcPr>
          <w:p w14:paraId="73CE7154" w14:textId="77777777" w:rsidR="00516E98" w:rsidRDefault="00516E98" w:rsidP="00C0251C">
            <w:pPr>
              <w:pStyle w:val="Heading3"/>
              <w:numPr>
                <w:ilvl w:val="0"/>
                <w:numId w:val="0"/>
              </w:numPr>
              <w:rPr>
                <w:ins w:id="1266" w:author="Jaishree Kantilal Tailor" w:date="2023-02-04T12:22:00Z"/>
              </w:rPr>
            </w:pPr>
            <w:ins w:id="1267" w:author="Jaishree Kantilal Tailor" w:date="2023-02-04T12:22:00Z">
              <w:r>
                <w:t>Instance Methods</w:t>
              </w:r>
            </w:ins>
          </w:p>
        </w:tc>
        <w:tc>
          <w:tcPr>
            <w:tcW w:w="7857" w:type="dxa"/>
            <w:tcPrChange w:id="1268" w:author="Priya" w:date="2023-02-07T10:35:00Z">
              <w:tcPr>
                <w:tcW w:w="7679" w:type="dxa"/>
                <w:gridSpan w:val="2"/>
              </w:tcPr>
            </w:tcPrChange>
          </w:tcPr>
          <w:p w14:paraId="2E3F5FC3" w14:textId="70E98B67" w:rsidR="00516E98" w:rsidRDefault="007466B0" w:rsidP="00C0251C">
            <w:pPr>
              <w:pStyle w:val="Heading3"/>
              <w:numPr>
                <w:ilvl w:val="0"/>
                <w:numId w:val="0"/>
              </w:numPr>
              <w:rPr>
                <w:ins w:id="1269" w:author="Priya" w:date="2023-02-07T10:21:00Z"/>
                <w:rFonts w:ascii="Calibri" w:hAnsi="Calibri"/>
                <w:b w:val="0"/>
                <w:sz w:val="24"/>
                <w:szCs w:val="22"/>
                <w:lang w:bidi="ar-SA"/>
              </w:rPr>
            </w:pPr>
            <w:proofErr w:type="spellStart"/>
            <w:ins w:id="1270" w:author="Priya" w:date="2023-02-07T10:21:00Z">
              <w:r>
                <w:rPr>
                  <w:rFonts w:ascii="Calibri" w:hAnsi="Calibri"/>
                  <w:b w:val="0"/>
                  <w:sz w:val="24"/>
                  <w:szCs w:val="22"/>
                  <w:lang w:bidi="ar-SA"/>
                </w:rPr>
                <w:t>navigate_to_starbucks</w:t>
              </w:r>
              <w:proofErr w:type="spellEnd"/>
              <w:r>
                <w:rPr>
                  <w:rFonts w:ascii="Calibri" w:hAnsi="Calibri"/>
                  <w:b w:val="0"/>
                  <w:sz w:val="24"/>
                  <w:szCs w:val="22"/>
                  <w:lang w:bidi="ar-SA"/>
                </w:rPr>
                <w:t xml:space="preserve"> :</w:t>
              </w:r>
            </w:ins>
            <w:ins w:id="1271" w:author="Priya" w:date="2023-02-07T10:22:00Z">
              <w:r>
                <w:rPr>
                  <w:rFonts w:ascii="Calibri" w:hAnsi="Calibri"/>
                  <w:b w:val="0"/>
                  <w:sz w:val="24"/>
                  <w:szCs w:val="22"/>
                  <w:lang w:bidi="ar-SA"/>
                </w:rPr>
                <w:t>This method launches the or open the website</w:t>
              </w:r>
            </w:ins>
            <w:ins w:id="1272" w:author="Priya" w:date="2023-02-07T17:02:00Z">
              <w:r w:rsidR="00F06444">
                <w:rPr>
                  <w:rFonts w:ascii="Calibri" w:hAnsi="Calibri"/>
                  <w:b w:val="0"/>
                  <w:sz w:val="24"/>
                  <w:szCs w:val="22"/>
                  <w:lang w:bidi="ar-SA"/>
                </w:rPr>
                <w:t>.</w:t>
              </w:r>
            </w:ins>
            <w:ins w:id="1273" w:author="Jaishree Kantilal Tailor" w:date="2023-02-04T12:22:00Z">
              <w:del w:id="1274" w:author="Priya" w:date="2023-02-07T10:18:00Z">
                <w:r w:rsidR="00516E98" w:rsidRPr="00C0251C" w:rsidDel="007466B0">
                  <w:rPr>
                    <w:rFonts w:ascii="Calibri" w:hAnsi="Calibri"/>
                    <w:b w:val="0"/>
                    <w:sz w:val="24"/>
                    <w:szCs w:val="22"/>
                    <w:lang w:bidi="ar-SA"/>
                  </w:rPr>
                  <w:delText>List the name of such methods created with one-line purpose</w:delText>
                </w:r>
              </w:del>
            </w:ins>
          </w:p>
          <w:p w14:paraId="51DEA7FD" w14:textId="76D9BC83" w:rsidR="007466B0" w:rsidRPr="007466B0" w:rsidRDefault="007466B0">
            <w:pPr>
              <w:ind w:firstLine="0"/>
              <w:rPr>
                <w:ins w:id="1275" w:author="Jaishree Kantilal Tailor" w:date="2023-02-04T12:22:00Z"/>
                <w:lang w:bidi="ar-SA"/>
              </w:rPr>
              <w:pPrChange w:id="1276" w:author="Priya" w:date="2023-02-07T10:35:00Z">
                <w:pPr>
                  <w:pStyle w:val="Heading3"/>
                  <w:numPr>
                    <w:numId w:val="0"/>
                  </w:numPr>
                  <w:ind w:left="0" w:firstLine="0"/>
                </w:pPr>
              </w:pPrChange>
            </w:pPr>
            <w:proofErr w:type="spellStart"/>
            <w:ins w:id="1277" w:author="Priya" w:date="2023-02-07T10:22:00Z">
              <w:r>
                <w:rPr>
                  <w:lang w:bidi="ar-SA"/>
                </w:rPr>
                <w:t>click_</w:t>
              </w:r>
              <w:proofErr w:type="gramStart"/>
              <w:r>
                <w:rPr>
                  <w:lang w:bidi="ar-SA"/>
                </w:rPr>
                <w:t>menu</w:t>
              </w:r>
              <w:proofErr w:type="spellEnd"/>
              <w:r>
                <w:rPr>
                  <w:lang w:bidi="ar-SA"/>
                </w:rPr>
                <w:t xml:space="preserve"> :</w:t>
              </w:r>
              <w:proofErr w:type="gramEnd"/>
              <w:r>
                <w:rPr>
                  <w:lang w:bidi="ar-SA"/>
                </w:rPr>
                <w:t xml:space="preserve"> This method is used</w:t>
              </w:r>
            </w:ins>
            <w:ins w:id="1278" w:author="Priya" w:date="2023-02-07T10:23:00Z">
              <w:r>
                <w:rPr>
                  <w:lang w:bidi="ar-SA"/>
                </w:rPr>
                <w:t xml:space="preserve"> to </w:t>
              </w:r>
            </w:ins>
            <w:ins w:id="1279" w:author="Priya" w:date="2023-02-07T17:06:00Z">
              <w:r w:rsidR="00F06444">
                <w:rPr>
                  <w:lang w:bidi="ar-SA"/>
                </w:rPr>
                <w:t>cl</w:t>
              </w:r>
            </w:ins>
            <w:ins w:id="1280" w:author="Priya" w:date="2023-02-07T10:23:00Z">
              <w:r>
                <w:rPr>
                  <w:lang w:bidi="ar-SA"/>
                </w:rPr>
                <w:t>ick on element to select menu</w:t>
              </w:r>
            </w:ins>
            <w:ins w:id="1281" w:author="Priya" w:date="2023-02-07T17:02:00Z">
              <w:r w:rsidR="00F06444">
                <w:rPr>
                  <w:lang w:bidi="ar-SA"/>
                </w:rPr>
                <w:t>.</w:t>
              </w:r>
            </w:ins>
          </w:p>
        </w:tc>
      </w:tr>
      <w:tr w:rsidR="00516E98" w14:paraId="3E0AEAA8" w14:textId="77777777" w:rsidTr="00035A9D">
        <w:trPr>
          <w:trHeight w:val="695"/>
          <w:ins w:id="1282" w:author="Jaishree Kantilal Tailor" w:date="2023-02-04T12:22:00Z"/>
          <w:trPrChange w:id="1283" w:author="Priya" w:date="2023-02-07T10:35:00Z">
            <w:trPr>
              <w:gridAfter w:val="0"/>
            </w:trPr>
          </w:trPrChange>
        </w:trPr>
        <w:tc>
          <w:tcPr>
            <w:tcW w:w="2159" w:type="dxa"/>
            <w:vMerge w:val="restart"/>
            <w:tcPrChange w:id="1284" w:author="Priya" w:date="2023-02-07T10:35:00Z">
              <w:tcPr>
                <w:tcW w:w="2110" w:type="dxa"/>
                <w:vMerge w:val="restart"/>
              </w:tcPr>
            </w:tcPrChange>
          </w:tcPr>
          <w:p w14:paraId="64DA259E" w14:textId="77777777" w:rsidR="00516E98" w:rsidRDefault="00516E98" w:rsidP="00C0251C">
            <w:pPr>
              <w:pStyle w:val="Heading3"/>
              <w:numPr>
                <w:ilvl w:val="0"/>
                <w:numId w:val="0"/>
              </w:numPr>
              <w:rPr>
                <w:ins w:id="1285" w:author="Jaishree Kantilal Tailor" w:date="2023-02-04T12:22:00Z"/>
              </w:rPr>
            </w:pPr>
            <w:ins w:id="1286" w:author="Jaishree Kantilal Tailor" w:date="2023-02-04T12:22:00Z">
              <w:r>
                <w:t>Inheritance</w:t>
              </w:r>
            </w:ins>
          </w:p>
        </w:tc>
        <w:tc>
          <w:tcPr>
            <w:tcW w:w="7857" w:type="dxa"/>
            <w:tcPrChange w:id="1287" w:author="Priya" w:date="2023-02-07T10:35:00Z">
              <w:tcPr>
                <w:tcW w:w="7679" w:type="dxa"/>
                <w:gridSpan w:val="2"/>
              </w:tcPr>
            </w:tcPrChange>
          </w:tcPr>
          <w:p w14:paraId="1FE20C9F" w14:textId="40154E72" w:rsidR="00516E98" w:rsidRPr="00C0251C" w:rsidRDefault="00516E98" w:rsidP="00C0251C">
            <w:pPr>
              <w:pStyle w:val="Heading3"/>
              <w:numPr>
                <w:ilvl w:val="0"/>
                <w:numId w:val="0"/>
              </w:numPr>
              <w:rPr>
                <w:ins w:id="1288" w:author="Jaishree Kantilal Tailor" w:date="2023-02-04T12:22:00Z"/>
                <w:rFonts w:ascii="Calibri" w:hAnsi="Calibri"/>
                <w:b w:val="0"/>
                <w:sz w:val="24"/>
                <w:szCs w:val="22"/>
                <w:lang w:bidi="ar-SA"/>
              </w:rPr>
            </w:pPr>
            <w:ins w:id="1289" w:author="Jaishree Kantilal Tailor" w:date="2023-02-04T12:22:00Z">
              <w:r w:rsidRPr="00C0251C">
                <w:rPr>
                  <w:rFonts w:ascii="Calibri" w:hAnsi="Calibri"/>
                  <w:b w:val="0"/>
                  <w:sz w:val="24"/>
                  <w:szCs w:val="22"/>
                  <w:lang w:bidi="ar-SA"/>
                </w:rPr>
                <w:t xml:space="preserve">Type of </w:t>
              </w:r>
              <w:proofErr w:type="gramStart"/>
              <w:r w:rsidRPr="00C0251C">
                <w:rPr>
                  <w:rFonts w:ascii="Calibri" w:hAnsi="Calibri"/>
                  <w:b w:val="0"/>
                  <w:sz w:val="24"/>
                  <w:szCs w:val="22"/>
                  <w:lang w:bidi="ar-SA"/>
                </w:rPr>
                <w:t>Inheritance</w:t>
              </w:r>
            </w:ins>
            <w:ins w:id="1290" w:author="Priya" w:date="2023-02-07T10:28:00Z">
              <w:r w:rsidR="0002716D">
                <w:rPr>
                  <w:rFonts w:ascii="Calibri" w:hAnsi="Calibri"/>
                  <w:b w:val="0"/>
                  <w:sz w:val="24"/>
                  <w:szCs w:val="22"/>
                  <w:lang w:bidi="ar-SA"/>
                </w:rPr>
                <w:t xml:space="preserve"> :</w:t>
              </w:r>
              <w:proofErr w:type="gramEnd"/>
              <w:r w:rsidR="0002716D">
                <w:rPr>
                  <w:rFonts w:ascii="Calibri" w:hAnsi="Calibri"/>
                  <w:b w:val="0"/>
                  <w:sz w:val="24"/>
                  <w:szCs w:val="22"/>
                  <w:lang w:bidi="ar-SA"/>
                </w:rPr>
                <w:t xml:space="preserve"> Single inheritance</w:t>
              </w:r>
            </w:ins>
          </w:p>
        </w:tc>
      </w:tr>
      <w:tr w:rsidR="00516E98" w14:paraId="76F8A81A" w14:textId="77777777" w:rsidTr="00035A9D">
        <w:trPr>
          <w:trHeight w:val="1332"/>
          <w:ins w:id="1291" w:author="Jaishree Kantilal Tailor" w:date="2023-02-04T12:22:00Z"/>
          <w:trPrChange w:id="1292" w:author="Priya" w:date="2023-02-07T10:35:00Z">
            <w:trPr>
              <w:gridAfter w:val="0"/>
            </w:trPr>
          </w:trPrChange>
        </w:trPr>
        <w:tc>
          <w:tcPr>
            <w:tcW w:w="2159" w:type="dxa"/>
            <w:vMerge/>
            <w:tcPrChange w:id="1293" w:author="Priya" w:date="2023-02-07T10:35:00Z">
              <w:tcPr>
                <w:tcW w:w="2110" w:type="dxa"/>
                <w:vMerge/>
              </w:tcPr>
            </w:tcPrChange>
          </w:tcPr>
          <w:p w14:paraId="43D90007" w14:textId="77777777" w:rsidR="00516E98" w:rsidRDefault="00516E98" w:rsidP="00C0251C">
            <w:pPr>
              <w:pStyle w:val="Heading3"/>
              <w:numPr>
                <w:ilvl w:val="0"/>
                <w:numId w:val="0"/>
              </w:numPr>
              <w:rPr>
                <w:ins w:id="1294" w:author="Jaishree Kantilal Tailor" w:date="2023-02-04T12:22:00Z"/>
              </w:rPr>
            </w:pPr>
          </w:p>
        </w:tc>
        <w:tc>
          <w:tcPr>
            <w:tcW w:w="7857" w:type="dxa"/>
            <w:tcPrChange w:id="1295" w:author="Priya" w:date="2023-02-07T10:35:00Z">
              <w:tcPr>
                <w:tcW w:w="7679" w:type="dxa"/>
                <w:gridSpan w:val="2"/>
              </w:tcPr>
            </w:tcPrChange>
          </w:tcPr>
          <w:p w14:paraId="76E2F3F1" w14:textId="4A6280F0" w:rsidR="00516E98" w:rsidRPr="00C0251C" w:rsidRDefault="00516E98" w:rsidP="00C0251C">
            <w:pPr>
              <w:pStyle w:val="Heading3"/>
              <w:numPr>
                <w:ilvl w:val="0"/>
                <w:numId w:val="0"/>
              </w:numPr>
              <w:rPr>
                <w:ins w:id="1296" w:author="Jaishree Kantilal Tailor" w:date="2023-02-04T12:22:00Z"/>
                <w:rFonts w:ascii="Calibri" w:hAnsi="Calibri"/>
                <w:b w:val="0"/>
                <w:sz w:val="24"/>
                <w:szCs w:val="22"/>
                <w:lang w:bidi="ar-SA"/>
              </w:rPr>
            </w:pPr>
            <w:ins w:id="1297" w:author="Jaishree Kantilal Tailor" w:date="2023-02-04T12:22:00Z">
              <w:r w:rsidRPr="00C0251C">
                <w:rPr>
                  <w:rFonts w:ascii="Calibri" w:hAnsi="Calibri"/>
                  <w:b w:val="0"/>
                  <w:sz w:val="24"/>
                  <w:szCs w:val="22"/>
                  <w:lang w:bidi="ar-SA"/>
                </w:rPr>
                <w:t xml:space="preserve">Base </w:t>
              </w:r>
              <w:proofErr w:type="gramStart"/>
              <w:r w:rsidRPr="00C0251C">
                <w:rPr>
                  <w:rFonts w:ascii="Calibri" w:hAnsi="Calibri"/>
                  <w:b w:val="0"/>
                  <w:sz w:val="24"/>
                  <w:szCs w:val="22"/>
                  <w:lang w:bidi="ar-SA"/>
                </w:rPr>
                <w:t>Classes</w:t>
              </w:r>
            </w:ins>
            <w:ins w:id="1298" w:author="Priya" w:date="2023-02-07T10:28:00Z">
              <w:r w:rsidR="0002716D">
                <w:rPr>
                  <w:rFonts w:ascii="Calibri" w:hAnsi="Calibri"/>
                  <w:b w:val="0"/>
                  <w:sz w:val="24"/>
                  <w:szCs w:val="22"/>
                  <w:lang w:bidi="ar-SA"/>
                </w:rPr>
                <w:t xml:space="preserve"> :</w:t>
              </w:r>
              <w:proofErr w:type="gramEnd"/>
              <w:r w:rsidR="0002716D">
                <w:rPr>
                  <w:rFonts w:ascii="Calibri" w:hAnsi="Calibri"/>
                  <w:b w:val="0"/>
                  <w:sz w:val="24"/>
                  <w:szCs w:val="22"/>
                  <w:lang w:bidi="ar-SA"/>
                </w:rPr>
                <w:t xml:space="preserve"> </w:t>
              </w:r>
            </w:ins>
            <w:ins w:id="1299" w:author="Priya" w:date="2023-02-07T10:29:00Z">
              <w:r w:rsidR="0002716D">
                <w:rPr>
                  <w:rFonts w:ascii="Calibri" w:hAnsi="Calibri"/>
                  <w:b w:val="0"/>
                  <w:sz w:val="24"/>
                  <w:szCs w:val="22"/>
                  <w:lang w:bidi="ar-SA"/>
                </w:rPr>
                <w:t>Sta</w:t>
              </w:r>
            </w:ins>
            <w:ins w:id="1300" w:author="Priya" w:date="2023-02-07T17:04:00Z">
              <w:r w:rsidR="00F06444">
                <w:rPr>
                  <w:rFonts w:ascii="Calibri" w:hAnsi="Calibri"/>
                  <w:b w:val="0"/>
                  <w:sz w:val="24"/>
                  <w:szCs w:val="22"/>
                  <w:lang w:bidi="ar-SA"/>
                </w:rPr>
                <w:t>rb</w:t>
              </w:r>
            </w:ins>
            <w:ins w:id="1301" w:author="Priya" w:date="2023-02-07T17:05:00Z">
              <w:r w:rsidR="00F06444">
                <w:rPr>
                  <w:rFonts w:ascii="Calibri" w:hAnsi="Calibri"/>
                  <w:b w:val="0"/>
                  <w:sz w:val="24"/>
                  <w:szCs w:val="22"/>
                  <w:lang w:bidi="ar-SA"/>
                </w:rPr>
                <w:t>ucks</w:t>
              </w:r>
            </w:ins>
          </w:p>
          <w:p w14:paraId="7BB557DD" w14:textId="26260F42" w:rsidR="00516E98" w:rsidRPr="00C0251C" w:rsidRDefault="00516E98" w:rsidP="00C0251C">
            <w:pPr>
              <w:pStyle w:val="Heading3"/>
              <w:numPr>
                <w:ilvl w:val="0"/>
                <w:numId w:val="0"/>
              </w:numPr>
              <w:rPr>
                <w:ins w:id="1302" w:author="Jaishree Kantilal Tailor" w:date="2023-02-04T12:22:00Z"/>
                <w:rFonts w:ascii="Calibri" w:hAnsi="Calibri"/>
                <w:b w:val="0"/>
                <w:sz w:val="24"/>
                <w:szCs w:val="22"/>
                <w:lang w:bidi="ar-SA"/>
              </w:rPr>
            </w:pPr>
            <w:ins w:id="1303" w:author="Jaishree Kantilal Tailor" w:date="2023-02-04T12:22:00Z">
              <w:r w:rsidRPr="00C0251C">
                <w:rPr>
                  <w:rFonts w:ascii="Calibri" w:hAnsi="Calibri"/>
                  <w:b w:val="0"/>
                  <w:sz w:val="24"/>
                  <w:szCs w:val="22"/>
                  <w:lang w:bidi="ar-SA"/>
                </w:rPr>
                <w:t xml:space="preserve">Child </w:t>
              </w:r>
              <w:proofErr w:type="gramStart"/>
              <w:r w:rsidRPr="00C0251C">
                <w:rPr>
                  <w:rFonts w:ascii="Calibri" w:hAnsi="Calibri"/>
                  <w:b w:val="0"/>
                  <w:sz w:val="24"/>
                  <w:szCs w:val="22"/>
                  <w:lang w:bidi="ar-SA"/>
                </w:rPr>
                <w:t>Classes</w:t>
              </w:r>
            </w:ins>
            <w:ins w:id="1304" w:author="Priya" w:date="2023-02-07T10:29:00Z">
              <w:r w:rsidR="0002716D">
                <w:rPr>
                  <w:rFonts w:ascii="Calibri" w:hAnsi="Calibri"/>
                  <w:b w:val="0"/>
                  <w:sz w:val="24"/>
                  <w:szCs w:val="22"/>
                  <w:lang w:bidi="ar-SA"/>
                </w:rPr>
                <w:t xml:space="preserve"> :</w:t>
              </w:r>
              <w:proofErr w:type="gramEnd"/>
              <w:r w:rsidR="0002716D">
                <w:rPr>
                  <w:rFonts w:ascii="Calibri" w:hAnsi="Calibri"/>
                  <w:b w:val="0"/>
                  <w:sz w:val="24"/>
                  <w:szCs w:val="22"/>
                  <w:lang w:bidi="ar-SA"/>
                </w:rPr>
                <w:t xml:space="preserve"> </w:t>
              </w:r>
              <w:proofErr w:type="spellStart"/>
              <w:r w:rsidR="0002716D">
                <w:rPr>
                  <w:rFonts w:ascii="Calibri" w:hAnsi="Calibri"/>
                  <w:b w:val="0"/>
                  <w:sz w:val="24"/>
                  <w:szCs w:val="22"/>
                  <w:lang w:bidi="ar-SA"/>
                </w:rPr>
                <w:t>StarbucksMenu</w:t>
              </w:r>
            </w:ins>
            <w:proofErr w:type="spellEnd"/>
          </w:p>
        </w:tc>
      </w:tr>
      <w:tr w:rsidR="00516E98" w14:paraId="69F4953C" w14:textId="77777777" w:rsidTr="00035A9D">
        <w:trPr>
          <w:trHeight w:val="952"/>
          <w:ins w:id="1305" w:author="Jaishree Kantilal Tailor" w:date="2023-02-04T12:22:00Z"/>
          <w:trPrChange w:id="1306" w:author="Priya" w:date="2023-02-07T12:16:00Z">
            <w:trPr>
              <w:gridAfter w:val="0"/>
            </w:trPr>
          </w:trPrChange>
        </w:trPr>
        <w:tc>
          <w:tcPr>
            <w:tcW w:w="2159" w:type="dxa"/>
            <w:tcPrChange w:id="1307" w:author="Priya" w:date="2023-02-07T12:16:00Z">
              <w:tcPr>
                <w:tcW w:w="2110" w:type="dxa"/>
              </w:tcPr>
            </w:tcPrChange>
          </w:tcPr>
          <w:p w14:paraId="3C55E029" w14:textId="77777777" w:rsidR="00516E98" w:rsidRDefault="00516E98" w:rsidP="00C0251C">
            <w:pPr>
              <w:pStyle w:val="Heading3"/>
              <w:numPr>
                <w:ilvl w:val="0"/>
                <w:numId w:val="0"/>
              </w:numPr>
              <w:rPr>
                <w:ins w:id="1308" w:author="Jaishree Kantilal Tailor" w:date="2023-02-04T12:22:00Z"/>
              </w:rPr>
            </w:pPr>
            <w:ins w:id="1309" w:author="Jaishree Kantilal Tailor" w:date="2023-02-04T12:22:00Z">
              <w:r>
                <w:t>Exception Handling</w:t>
              </w:r>
            </w:ins>
          </w:p>
        </w:tc>
        <w:tc>
          <w:tcPr>
            <w:tcW w:w="7857" w:type="dxa"/>
            <w:tcPrChange w:id="1310" w:author="Priya" w:date="2023-02-07T12:16:00Z">
              <w:tcPr>
                <w:tcW w:w="7679" w:type="dxa"/>
                <w:gridSpan w:val="2"/>
              </w:tcPr>
            </w:tcPrChange>
          </w:tcPr>
          <w:p w14:paraId="45856255" w14:textId="32A3877D" w:rsidR="00516E98" w:rsidRPr="00C0251C" w:rsidRDefault="00516E98" w:rsidP="00C0251C">
            <w:pPr>
              <w:pStyle w:val="Heading3"/>
              <w:numPr>
                <w:ilvl w:val="0"/>
                <w:numId w:val="0"/>
              </w:numPr>
              <w:rPr>
                <w:ins w:id="1311" w:author="Jaishree Kantilal Tailor" w:date="2023-02-04T12:22:00Z"/>
                <w:rFonts w:ascii="Calibri" w:hAnsi="Calibri"/>
                <w:b w:val="0"/>
                <w:sz w:val="24"/>
                <w:szCs w:val="22"/>
                <w:lang w:bidi="ar-SA"/>
              </w:rPr>
            </w:pPr>
            <w:ins w:id="1312" w:author="Jaishree Kantilal Tailor" w:date="2023-02-04T12:22:00Z">
              <w:r w:rsidRPr="00C0251C">
                <w:rPr>
                  <w:rFonts w:ascii="Calibri" w:hAnsi="Calibri"/>
                  <w:b w:val="0"/>
                  <w:sz w:val="24"/>
                  <w:szCs w:val="22"/>
                  <w:lang w:bidi="ar-SA"/>
                </w:rPr>
                <w:t xml:space="preserve">List Exception </w:t>
              </w:r>
              <w:proofErr w:type="gramStart"/>
              <w:r w:rsidRPr="00C0251C">
                <w:rPr>
                  <w:rFonts w:ascii="Calibri" w:hAnsi="Calibri"/>
                  <w:b w:val="0"/>
                  <w:sz w:val="24"/>
                  <w:szCs w:val="22"/>
                  <w:lang w:bidi="ar-SA"/>
                </w:rPr>
                <w:t>Types</w:t>
              </w:r>
            </w:ins>
            <w:ins w:id="1313" w:author="Priya" w:date="2023-02-07T10:30:00Z">
              <w:r w:rsidR="0002716D">
                <w:rPr>
                  <w:rFonts w:ascii="Calibri" w:hAnsi="Calibri"/>
                  <w:b w:val="0"/>
                  <w:sz w:val="24"/>
                  <w:szCs w:val="22"/>
                  <w:lang w:bidi="ar-SA"/>
                </w:rPr>
                <w:t xml:space="preserve"> :</w:t>
              </w:r>
              <w:proofErr w:type="gramEnd"/>
              <w:r w:rsidR="0002716D">
                <w:rPr>
                  <w:rFonts w:ascii="Calibri" w:hAnsi="Calibri"/>
                  <w:b w:val="0"/>
                  <w:sz w:val="24"/>
                  <w:szCs w:val="22"/>
                  <w:lang w:bidi="ar-SA"/>
                </w:rPr>
                <w:t xml:space="preserve"> User </w:t>
              </w:r>
            </w:ins>
            <w:ins w:id="1314" w:author="Priya" w:date="2023-02-07T10:31:00Z">
              <w:r w:rsidR="0002716D">
                <w:rPr>
                  <w:rFonts w:ascii="Calibri" w:hAnsi="Calibri"/>
                  <w:b w:val="0"/>
                  <w:sz w:val="24"/>
                  <w:szCs w:val="22"/>
                  <w:lang w:bidi="ar-SA"/>
                </w:rPr>
                <w:t>defined exception.</w:t>
              </w:r>
            </w:ins>
          </w:p>
          <w:p w14:paraId="291A1DC3" w14:textId="77777777" w:rsidR="00516E98" w:rsidRPr="00C0251C" w:rsidRDefault="00516E98" w:rsidP="00C0251C">
            <w:pPr>
              <w:ind w:firstLine="0"/>
              <w:rPr>
                <w:ins w:id="1315" w:author="Jaishree Kantilal Tailor" w:date="2023-02-04T12:22:00Z"/>
                <w:lang w:bidi="ar-SA"/>
              </w:rPr>
            </w:pPr>
            <w:ins w:id="1316" w:author="Jaishree Kantilal Tailor" w:date="2023-02-04T12:22:00Z">
              <w:del w:id="1317" w:author="Priya" w:date="2023-02-07T10:30:00Z">
                <w:r w:rsidRPr="00C0251C" w:rsidDel="0002716D">
                  <w:rPr>
                    <w:lang w:bidi="ar-SA"/>
                  </w:rPr>
                  <w:delText>Customized Exception Class</w:delText>
                </w:r>
              </w:del>
            </w:ins>
          </w:p>
        </w:tc>
      </w:tr>
      <w:tr w:rsidR="00035A9D" w:rsidRPr="00C0251C" w14:paraId="66EB6221" w14:textId="77777777" w:rsidTr="00035A9D">
        <w:trPr>
          <w:ins w:id="1318" w:author="Priya Birjuprasad Kanojiya" w:date="2023-02-08T14:26:00Z"/>
        </w:trPr>
        <w:tc>
          <w:tcPr>
            <w:tcW w:w="2159" w:type="dxa"/>
          </w:tcPr>
          <w:p w14:paraId="4E423135" w14:textId="77777777" w:rsidR="00035A9D" w:rsidRDefault="00035A9D" w:rsidP="00060D18">
            <w:pPr>
              <w:pStyle w:val="Heading3"/>
              <w:numPr>
                <w:ilvl w:val="0"/>
                <w:numId w:val="0"/>
              </w:numPr>
              <w:rPr>
                <w:ins w:id="1319" w:author="Priya Birjuprasad Kanojiya" w:date="2023-02-08T14:26:00Z"/>
              </w:rPr>
            </w:pPr>
            <w:ins w:id="1320" w:author="Priya Birjuprasad Kanojiya" w:date="2023-02-08T14:26:00Z">
              <w:r>
                <w:t>Overriding</w:t>
              </w:r>
            </w:ins>
          </w:p>
        </w:tc>
        <w:tc>
          <w:tcPr>
            <w:tcW w:w="7857" w:type="dxa"/>
          </w:tcPr>
          <w:p w14:paraId="5C66983E" w14:textId="4C8ADE1A" w:rsidR="00035A9D" w:rsidRPr="00C0251C" w:rsidRDefault="00035A9D" w:rsidP="00060D18">
            <w:pPr>
              <w:pStyle w:val="Heading3"/>
              <w:numPr>
                <w:ilvl w:val="0"/>
                <w:numId w:val="0"/>
              </w:numPr>
              <w:rPr>
                <w:ins w:id="1321" w:author="Priya Birjuprasad Kanojiya" w:date="2023-02-08T14:26:00Z"/>
                <w:rFonts w:ascii="Calibri" w:hAnsi="Calibri"/>
                <w:b w:val="0"/>
                <w:sz w:val="24"/>
                <w:szCs w:val="22"/>
                <w:lang w:bidi="ar-SA"/>
              </w:rPr>
            </w:pPr>
            <w:ins w:id="1322" w:author="Priya Birjuprasad Kanojiya" w:date="2023-02-08T14:27:00Z">
              <w:r>
                <w:rPr>
                  <w:rFonts w:ascii="Calibri" w:hAnsi="Calibri"/>
                  <w:b w:val="0"/>
                  <w:sz w:val="24"/>
                  <w:szCs w:val="22"/>
                  <w:lang w:bidi="ar-SA"/>
                </w:rPr>
                <w:t>Click menu is override in the classes</w:t>
              </w:r>
            </w:ins>
            <w:ins w:id="1323" w:author="Priya Birjuprasad Kanojiya" w:date="2023-02-08T14:28:00Z">
              <w:r>
                <w:rPr>
                  <w:rFonts w:ascii="Calibri" w:hAnsi="Calibri"/>
                  <w:b w:val="0"/>
                  <w:sz w:val="24"/>
                  <w:szCs w:val="22"/>
                  <w:lang w:bidi="ar-SA"/>
                </w:rPr>
                <w:t>.</w:t>
              </w:r>
            </w:ins>
          </w:p>
        </w:tc>
      </w:tr>
    </w:tbl>
    <w:p w14:paraId="36171E19" w14:textId="3FC84CC7" w:rsidR="00FA092B" w:rsidRDefault="00FA092B">
      <w:pPr>
        <w:ind w:firstLine="0"/>
        <w:rPr>
          <w:ins w:id="1324" w:author="Jaishree Kantilal Tailor" w:date="2023-02-04T12:28:00Z"/>
          <w:rFonts w:ascii="Cambria" w:hAnsi="Cambria"/>
          <w:b/>
          <w:bCs/>
          <w:color w:val="1F497D" w:themeColor="text2"/>
          <w:szCs w:val="24"/>
          <w:lang w:bidi="ar-SA"/>
        </w:rPr>
      </w:pPr>
    </w:p>
    <w:p w14:paraId="02363C13" w14:textId="77777777" w:rsidR="00FA092B" w:rsidRDefault="00FA092B">
      <w:pPr>
        <w:ind w:firstLine="0"/>
        <w:rPr>
          <w:ins w:id="1325" w:author="Jaishree Kantilal Tailor" w:date="2023-02-04T12:28:00Z"/>
          <w:rFonts w:ascii="Cambria" w:hAnsi="Cambria"/>
          <w:b/>
          <w:bCs/>
          <w:color w:val="1F497D" w:themeColor="text2"/>
          <w:szCs w:val="24"/>
          <w:lang w:bidi="ar-SA"/>
        </w:rPr>
      </w:pPr>
      <w:ins w:id="1326" w:author="Jaishree Kantilal Tailor" w:date="2023-02-04T12:28:00Z">
        <w:r>
          <w:rPr>
            <w:rFonts w:ascii="Cambria" w:hAnsi="Cambria"/>
            <w:b/>
            <w:bCs/>
            <w:color w:val="1F497D" w:themeColor="text2"/>
            <w:szCs w:val="24"/>
            <w:lang w:bidi="ar-SA"/>
          </w:rPr>
          <w:br w:type="page"/>
        </w:r>
      </w:ins>
    </w:p>
    <w:p w14:paraId="227646F7" w14:textId="003B370E" w:rsidR="00FA092B" w:rsidDel="00793A93" w:rsidRDefault="00FA092B">
      <w:pPr>
        <w:pStyle w:val="Heading1"/>
        <w:rPr>
          <w:ins w:id="1327" w:author="Jaishree Kantilal Tailor" w:date="2023-02-04T12:28:00Z"/>
          <w:del w:id="1328" w:author="Priya" w:date="2023-02-07T12:15:00Z"/>
          <w:lang w:bidi="ar-SA"/>
        </w:rPr>
        <w:pPrChange w:id="1329" w:author="Jaishree Kantilal Tailor" w:date="2023-02-04T12:28:00Z">
          <w:pPr>
            <w:pStyle w:val="Heading1"/>
            <w:numPr>
              <w:numId w:val="101"/>
            </w:numPr>
          </w:pPr>
        </w:pPrChange>
      </w:pPr>
      <w:ins w:id="1330" w:author="Jaishree Kantilal Tailor" w:date="2023-02-04T12:28:00Z">
        <w:del w:id="1331" w:author="Priya" w:date="2023-02-07T12:15:00Z">
          <w:r w:rsidDel="00793A93">
            <w:rPr>
              <w:lang w:bidi="ar-SA"/>
            </w:rPr>
            <w:lastRenderedPageBreak/>
            <w:delText>Database</w:delText>
          </w:r>
          <w:r w:rsidR="00A92E72" w:rsidDel="00793A93">
            <w:rPr>
              <w:lang w:bidi="ar-SA"/>
            </w:rPr>
            <w:delText xml:space="preserve"> and </w:delText>
          </w:r>
        </w:del>
      </w:ins>
      <w:ins w:id="1332" w:author="Jaishree Kantilal Tailor" w:date="2023-02-04T12:34:00Z">
        <w:del w:id="1333" w:author="Priya" w:date="2023-02-07T12:15:00Z">
          <w:r w:rsidR="000748CF" w:rsidDel="00793A93">
            <w:rPr>
              <w:lang w:bidi="ar-SA"/>
            </w:rPr>
            <w:delText>File system</w:delText>
          </w:r>
        </w:del>
      </w:ins>
    </w:p>
    <w:p w14:paraId="2E8D34F1" w14:textId="0891924C" w:rsidR="00FA092B" w:rsidDel="00793A93" w:rsidRDefault="00E32CF8">
      <w:pPr>
        <w:ind w:firstLine="0"/>
        <w:rPr>
          <w:ins w:id="1334" w:author="Jaishree Kantilal Tailor" w:date="2023-02-04T12:29:00Z"/>
          <w:del w:id="1335" w:author="Priya" w:date="2023-02-07T12:15:00Z"/>
          <w:lang w:bidi="ar-SA"/>
        </w:rPr>
        <w:pPrChange w:id="1336" w:author="Jaishree Kantilal Tailor" w:date="2023-02-04T12:31:00Z">
          <w:pPr/>
        </w:pPrChange>
      </w:pPr>
      <w:ins w:id="1337" w:author="Jaishree Kantilal Tailor" w:date="2023-02-04T12:31:00Z">
        <w:del w:id="1338" w:author="Priya" w:date="2023-02-07T12:15:00Z">
          <w:r w:rsidDel="00793A93">
            <w:rPr>
              <w:lang w:bidi="ar-SA"/>
            </w:rPr>
            <w:delText xml:space="preserve">Case-1: </w:delText>
          </w:r>
        </w:del>
      </w:ins>
      <w:ins w:id="1339" w:author="Jaishree Kantilal Tailor" w:date="2023-02-04T12:28:00Z">
        <w:del w:id="1340" w:author="Priya" w:date="2023-02-07T12:15:00Z">
          <w:r w:rsidR="00FA092B" w:rsidDel="00793A93">
            <w:rPr>
              <w:lang w:bidi="ar-SA"/>
            </w:rPr>
            <w:delText>This section must ha</w:delText>
          </w:r>
          <w:r w:rsidR="00A92E72" w:rsidDel="00793A93">
            <w:rPr>
              <w:lang w:bidi="ar-SA"/>
            </w:rPr>
            <w:delText xml:space="preserve">ve </w:delText>
          </w:r>
        </w:del>
      </w:ins>
      <w:ins w:id="1341" w:author="Jaishree Kantilal Tailor" w:date="2023-02-04T12:29:00Z">
        <w:del w:id="1342" w:author="Priya" w:date="2023-02-07T12:15:00Z">
          <w:r w:rsidR="00A92E72" w:rsidDel="00793A93">
            <w:rPr>
              <w:lang w:bidi="ar-SA"/>
            </w:rPr>
            <w:delText>database schema in the form of tables created</w:delText>
          </w:r>
          <w:r w:rsidR="005D77A6" w:rsidDel="00793A93">
            <w:rPr>
              <w:lang w:bidi="ar-SA"/>
            </w:rPr>
            <w:delText xml:space="preserve"> along with names if MYSQL is used. </w:delText>
          </w:r>
        </w:del>
      </w:ins>
    </w:p>
    <w:p w14:paraId="0B163412" w14:textId="75FBA197" w:rsidR="005D77A6" w:rsidDel="00793A93" w:rsidRDefault="005D77A6">
      <w:pPr>
        <w:pStyle w:val="Caption"/>
        <w:keepNext/>
        <w:jc w:val="center"/>
        <w:rPr>
          <w:ins w:id="1343" w:author="Jaishree Kantilal Tailor" w:date="2023-02-04T12:30:00Z"/>
          <w:del w:id="1344" w:author="Priya" w:date="2023-02-07T12:15:00Z"/>
        </w:rPr>
        <w:pPrChange w:id="1345" w:author="Jaishree Kantilal Tailor" w:date="2023-02-04T12:30:00Z">
          <w:pPr/>
        </w:pPrChange>
      </w:pPr>
      <w:ins w:id="1346" w:author="Jaishree Kantilal Tailor" w:date="2023-02-04T12:30:00Z">
        <w:del w:id="1347" w:author="Priya" w:date="2023-02-07T12:15:00Z">
          <w:r w:rsidDel="00793A93">
            <w:delText xml:space="preserve">Figure </w:delText>
          </w:r>
          <w:r w:rsidDel="00793A93">
            <w:fldChar w:fldCharType="begin"/>
          </w:r>
          <w:r w:rsidDel="00793A93">
            <w:delInstrText xml:space="preserve"> SEQ Figure \* ARABIC </w:delInstrText>
          </w:r>
        </w:del>
      </w:ins>
      <w:del w:id="1348" w:author="Priya" w:date="2023-02-07T12:15:00Z">
        <w:r w:rsidDel="00793A93">
          <w:fldChar w:fldCharType="separate"/>
        </w:r>
      </w:del>
      <w:ins w:id="1349" w:author="Jaishree Kantilal Tailor" w:date="2023-02-04T12:57:00Z">
        <w:del w:id="1350" w:author="Priya" w:date="2023-02-07T12:15:00Z">
          <w:r w:rsidR="00583616" w:rsidDel="00793A93">
            <w:rPr>
              <w:noProof/>
            </w:rPr>
            <w:delText>1</w:delText>
          </w:r>
        </w:del>
      </w:ins>
      <w:ins w:id="1351" w:author="Jaishree Kantilal Tailor" w:date="2023-02-04T12:30:00Z">
        <w:del w:id="1352" w:author="Priya" w:date="2023-02-07T12:15:00Z">
          <w:r w:rsidDel="00793A93">
            <w:fldChar w:fldCharType="end"/>
          </w:r>
          <w:r w:rsidDel="00793A93">
            <w:delText xml:space="preserve"> Table :&lt;&lt;Table Name&gt;&gt;</w:delText>
          </w:r>
        </w:del>
      </w:ins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  <w:tblPrChange w:id="1353" w:author="Jaishree Kantilal Tailor" w:date="2023-02-04T12:31:00Z">
          <w:tblPr>
            <w:tblStyle w:val="TableGrid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802"/>
        <w:gridCol w:w="1136"/>
        <w:gridCol w:w="2241"/>
        <w:gridCol w:w="1984"/>
        <w:gridCol w:w="1336"/>
        <w:tblGridChange w:id="1354">
          <w:tblGrid>
            <w:gridCol w:w="2540"/>
            <w:gridCol w:w="2540"/>
            <w:gridCol w:w="2540"/>
            <w:gridCol w:w="2540"/>
            <w:gridCol w:w="2540"/>
          </w:tblGrid>
        </w:tblGridChange>
      </w:tblGrid>
      <w:tr w:rsidR="0054591D" w:rsidDel="00793A93" w14:paraId="5A658581" w14:textId="42F62AF3" w:rsidTr="00E32CF8">
        <w:trPr>
          <w:jc w:val="center"/>
          <w:ins w:id="1355" w:author="Jaishree Kantilal Tailor" w:date="2023-02-04T12:29:00Z"/>
          <w:del w:id="1356" w:author="Priya" w:date="2023-02-07T12:15:00Z"/>
        </w:trPr>
        <w:tc>
          <w:tcPr>
            <w:tcW w:w="802" w:type="dxa"/>
            <w:tcPrChange w:id="1357" w:author="Jaishree Kantilal Tailor" w:date="2023-02-04T12:31:00Z">
              <w:tcPr>
                <w:tcW w:w="2540" w:type="dxa"/>
              </w:tcPr>
            </w:tcPrChange>
          </w:tcPr>
          <w:p w14:paraId="3EA9F7B8" w14:textId="471BA55E" w:rsidR="0054591D" w:rsidDel="00793A93" w:rsidRDefault="0054591D">
            <w:pPr>
              <w:ind w:firstLine="0"/>
              <w:jc w:val="center"/>
              <w:rPr>
                <w:ins w:id="1358" w:author="Jaishree Kantilal Tailor" w:date="2023-02-04T12:29:00Z"/>
                <w:del w:id="1359" w:author="Priya" w:date="2023-02-07T12:15:00Z"/>
                <w:lang w:bidi="ar-SA"/>
              </w:rPr>
              <w:pPrChange w:id="1360" w:author="Jaishree Kantilal Tailor" w:date="2023-02-04T12:31:00Z">
                <w:pPr>
                  <w:ind w:firstLine="0"/>
                </w:pPr>
              </w:pPrChange>
            </w:pPr>
            <w:ins w:id="1361" w:author="Jaishree Kantilal Tailor" w:date="2023-02-04T12:30:00Z">
              <w:del w:id="1362" w:author="Priya" w:date="2023-02-07T12:15:00Z">
                <w:r w:rsidDel="00793A93">
                  <w:rPr>
                    <w:lang w:bidi="ar-SA"/>
                  </w:rPr>
                  <w:delText>Field</w:delText>
                </w:r>
              </w:del>
            </w:ins>
          </w:p>
        </w:tc>
        <w:tc>
          <w:tcPr>
            <w:tcW w:w="1136" w:type="dxa"/>
            <w:tcPrChange w:id="1363" w:author="Jaishree Kantilal Tailor" w:date="2023-02-04T12:31:00Z">
              <w:tcPr>
                <w:tcW w:w="2540" w:type="dxa"/>
              </w:tcPr>
            </w:tcPrChange>
          </w:tcPr>
          <w:p w14:paraId="199125F6" w14:textId="4C543793" w:rsidR="0054591D" w:rsidDel="00793A93" w:rsidRDefault="0054591D">
            <w:pPr>
              <w:ind w:firstLine="0"/>
              <w:jc w:val="center"/>
              <w:rPr>
                <w:ins w:id="1364" w:author="Jaishree Kantilal Tailor" w:date="2023-02-04T12:29:00Z"/>
                <w:del w:id="1365" w:author="Priya" w:date="2023-02-07T12:15:00Z"/>
                <w:lang w:bidi="ar-SA"/>
              </w:rPr>
              <w:pPrChange w:id="1366" w:author="Jaishree Kantilal Tailor" w:date="2023-02-04T12:31:00Z">
                <w:pPr>
                  <w:ind w:firstLine="0"/>
                </w:pPr>
              </w:pPrChange>
            </w:pPr>
            <w:ins w:id="1367" w:author="Jaishree Kantilal Tailor" w:date="2023-02-04T12:30:00Z">
              <w:del w:id="1368" w:author="Priya" w:date="2023-02-07T12:15:00Z">
                <w:r w:rsidDel="00793A93">
                  <w:rPr>
                    <w:lang w:bidi="ar-SA"/>
                  </w:rPr>
                  <w:delText>Purpose</w:delText>
                </w:r>
              </w:del>
            </w:ins>
          </w:p>
        </w:tc>
        <w:tc>
          <w:tcPr>
            <w:tcW w:w="2241" w:type="dxa"/>
            <w:tcPrChange w:id="1369" w:author="Jaishree Kantilal Tailor" w:date="2023-02-04T12:31:00Z">
              <w:tcPr>
                <w:tcW w:w="2540" w:type="dxa"/>
              </w:tcPr>
            </w:tcPrChange>
          </w:tcPr>
          <w:p w14:paraId="706A1938" w14:textId="633EDCB0" w:rsidR="0054591D" w:rsidDel="00793A93" w:rsidRDefault="0054591D">
            <w:pPr>
              <w:ind w:firstLine="0"/>
              <w:jc w:val="center"/>
              <w:rPr>
                <w:ins w:id="1370" w:author="Jaishree Kantilal Tailor" w:date="2023-02-04T12:29:00Z"/>
                <w:del w:id="1371" w:author="Priya" w:date="2023-02-07T12:15:00Z"/>
                <w:lang w:bidi="ar-SA"/>
              </w:rPr>
              <w:pPrChange w:id="1372" w:author="Jaishree Kantilal Tailor" w:date="2023-02-04T12:31:00Z">
                <w:pPr>
                  <w:ind w:firstLine="0"/>
                </w:pPr>
              </w:pPrChange>
            </w:pPr>
            <w:ins w:id="1373" w:author="Jaishree Kantilal Tailor" w:date="2023-02-04T12:30:00Z">
              <w:del w:id="1374" w:author="Priya" w:date="2023-02-07T12:15:00Z">
                <w:r w:rsidDel="00793A93">
                  <w:rPr>
                    <w:lang w:bidi="ar-SA"/>
                  </w:rPr>
                  <w:delText>Data Type with Size</w:delText>
                </w:r>
              </w:del>
            </w:ins>
          </w:p>
        </w:tc>
        <w:tc>
          <w:tcPr>
            <w:tcW w:w="1984" w:type="dxa"/>
            <w:tcPrChange w:id="1375" w:author="Jaishree Kantilal Tailor" w:date="2023-02-04T12:31:00Z">
              <w:tcPr>
                <w:tcW w:w="2540" w:type="dxa"/>
              </w:tcPr>
            </w:tcPrChange>
          </w:tcPr>
          <w:p w14:paraId="315664CB" w14:textId="4395D5BE" w:rsidR="0054591D" w:rsidDel="00793A93" w:rsidRDefault="0054591D">
            <w:pPr>
              <w:ind w:firstLine="0"/>
              <w:jc w:val="center"/>
              <w:rPr>
                <w:ins w:id="1376" w:author="Jaishree Kantilal Tailor" w:date="2023-02-04T12:29:00Z"/>
                <w:del w:id="1377" w:author="Priya" w:date="2023-02-07T12:15:00Z"/>
                <w:lang w:bidi="ar-SA"/>
              </w:rPr>
              <w:pPrChange w:id="1378" w:author="Jaishree Kantilal Tailor" w:date="2023-02-04T12:31:00Z">
                <w:pPr>
                  <w:ind w:firstLine="0"/>
                </w:pPr>
              </w:pPrChange>
            </w:pPr>
            <w:ins w:id="1379" w:author="Jaishree Kantilal Tailor" w:date="2023-02-04T12:30:00Z">
              <w:del w:id="1380" w:author="Priya" w:date="2023-02-07T12:15:00Z">
                <w:r w:rsidDel="00793A93">
                  <w:rPr>
                    <w:lang w:bidi="ar-SA"/>
                  </w:rPr>
                  <w:delText>Keys/Constraints</w:delText>
                </w:r>
              </w:del>
            </w:ins>
          </w:p>
        </w:tc>
        <w:tc>
          <w:tcPr>
            <w:tcW w:w="1336" w:type="dxa"/>
            <w:tcPrChange w:id="1381" w:author="Jaishree Kantilal Tailor" w:date="2023-02-04T12:31:00Z">
              <w:tcPr>
                <w:tcW w:w="2540" w:type="dxa"/>
              </w:tcPr>
            </w:tcPrChange>
          </w:tcPr>
          <w:p w14:paraId="42247BF1" w14:textId="33258F45" w:rsidR="0054591D" w:rsidDel="00793A93" w:rsidRDefault="00E32CF8">
            <w:pPr>
              <w:ind w:firstLine="0"/>
              <w:jc w:val="center"/>
              <w:rPr>
                <w:ins w:id="1382" w:author="Jaishree Kantilal Tailor" w:date="2023-02-04T12:30:00Z"/>
                <w:del w:id="1383" w:author="Priya" w:date="2023-02-07T12:15:00Z"/>
                <w:lang w:bidi="ar-SA"/>
              </w:rPr>
              <w:pPrChange w:id="1384" w:author="Jaishree Kantilal Tailor" w:date="2023-02-04T12:31:00Z">
                <w:pPr>
                  <w:ind w:firstLine="0"/>
                </w:pPr>
              </w:pPrChange>
            </w:pPr>
            <w:ins w:id="1385" w:author="Jaishree Kantilal Tailor" w:date="2023-02-04T12:31:00Z">
              <w:del w:id="1386" w:author="Priya" w:date="2023-02-07T12:15:00Z">
                <w:r w:rsidDel="00793A93">
                  <w:rPr>
                    <w:lang w:bidi="ar-SA"/>
                  </w:rPr>
                  <w:delText>Valid Data</w:delText>
                </w:r>
              </w:del>
            </w:ins>
          </w:p>
        </w:tc>
      </w:tr>
      <w:tr w:rsidR="0054591D" w:rsidDel="00793A93" w14:paraId="591B41F2" w14:textId="5DC252AA" w:rsidTr="00E32CF8">
        <w:trPr>
          <w:jc w:val="center"/>
          <w:ins w:id="1387" w:author="Jaishree Kantilal Tailor" w:date="2023-02-04T12:29:00Z"/>
          <w:del w:id="1388" w:author="Priya" w:date="2023-02-07T12:15:00Z"/>
        </w:trPr>
        <w:tc>
          <w:tcPr>
            <w:tcW w:w="802" w:type="dxa"/>
            <w:tcPrChange w:id="1389" w:author="Jaishree Kantilal Tailor" w:date="2023-02-04T12:31:00Z">
              <w:tcPr>
                <w:tcW w:w="2540" w:type="dxa"/>
              </w:tcPr>
            </w:tcPrChange>
          </w:tcPr>
          <w:p w14:paraId="03BF83D4" w14:textId="78DA80CB" w:rsidR="0054591D" w:rsidDel="00793A93" w:rsidRDefault="0054591D" w:rsidP="00FA092B">
            <w:pPr>
              <w:ind w:firstLine="0"/>
              <w:rPr>
                <w:ins w:id="1390" w:author="Jaishree Kantilal Tailor" w:date="2023-02-04T12:29:00Z"/>
                <w:del w:id="1391" w:author="Priya" w:date="2023-02-07T12:15:00Z"/>
                <w:lang w:bidi="ar-SA"/>
              </w:rPr>
            </w:pPr>
          </w:p>
        </w:tc>
        <w:tc>
          <w:tcPr>
            <w:tcW w:w="1136" w:type="dxa"/>
            <w:tcPrChange w:id="1392" w:author="Jaishree Kantilal Tailor" w:date="2023-02-04T12:31:00Z">
              <w:tcPr>
                <w:tcW w:w="2540" w:type="dxa"/>
              </w:tcPr>
            </w:tcPrChange>
          </w:tcPr>
          <w:p w14:paraId="653106F3" w14:textId="718BE7C0" w:rsidR="0054591D" w:rsidDel="00793A93" w:rsidRDefault="0054591D" w:rsidP="00FA092B">
            <w:pPr>
              <w:ind w:firstLine="0"/>
              <w:rPr>
                <w:ins w:id="1393" w:author="Jaishree Kantilal Tailor" w:date="2023-02-04T12:29:00Z"/>
                <w:del w:id="1394" w:author="Priya" w:date="2023-02-07T12:15:00Z"/>
                <w:lang w:bidi="ar-SA"/>
              </w:rPr>
            </w:pPr>
          </w:p>
        </w:tc>
        <w:tc>
          <w:tcPr>
            <w:tcW w:w="2241" w:type="dxa"/>
            <w:tcPrChange w:id="1395" w:author="Jaishree Kantilal Tailor" w:date="2023-02-04T12:31:00Z">
              <w:tcPr>
                <w:tcW w:w="2540" w:type="dxa"/>
              </w:tcPr>
            </w:tcPrChange>
          </w:tcPr>
          <w:p w14:paraId="24E47531" w14:textId="1F46A245" w:rsidR="0054591D" w:rsidDel="00793A93" w:rsidRDefault="0054591D" w:rsidP="00FA092B">
            <w:pPr>
              <w:ind w:firstLine="0"/>
              <w:rPr>
                <w:ins w:id="1396" w:author="Jaishree Kantilal Tailor" w:date="2023-02-04T12:29:00Z"/>
                <w:del w:id="1397" w:author="Priya" w:date="2023-02-07T12:15:00Z"/>
                <w:lang w:bidi="ar-SA"/>
              </w:rPr>
            </w:pPr>
          </w:p>
        </w:tc>
        <w:tc>
          <w:tcPr>
            <w:tcW w:w="1984" w:type="dxa"/>
            <w:tcPrChange w:id="1398" w:author="Jaishree Kantilal Tailor" w:date="2023-02-04T12:31:00Z">
              <w:tcPr>
                <w:tcW w:w="2540" w:type="dxa"/>
              </w:tcPr>
            </w:tcPrChange>
          </w:tcPr>
          <w:p w14:paraId="6B709544" w14:textId="73CBEBBC" w:rsidR="0054591D" w:rsidDel="00793A93" w:rsidRDefault="0054591D" w:rsidP="00FA092B">
            <w:pPr>
              <w:ind w:firstLine="0"/>
              <w:rPr>
                <w:ins w:id="1399" w:author="Jaishree Kantilal Tailor" w:date="2023-02-04T12:29:00Z"/>
                <w:del w:id="1400" w:author="Priya" w:date="2023-02-07T12:15:00Z"/>
                <w:lang w:bidi="ar-SA"/>
              </w:rPr>
            </w:pPr>
          </w:p>
        </w:tc>
        <w:tc>
          <w:tcPr>
            <w:tcW w:w="1336" w:type="dxa"/>
            <w:tcPrChange w:id="1401" w:author="Jaishree Kantilal Tailor" w:date="2023-02-04T12:31:00Z">
              <w:tcPr>
                <w:tcW w:w="2540" w:type="dxa"/>
              </w:tcPr>
            </w:tcPrChange>
          </w:tcPr>
          <w:p w14:paraId="1A410151" w14:textId="711F6DC0" w:rsidR="0054591D" w:rsidDel="00793A93" w:rsidRDefault="0054591D" w:rsidP="00FA092B">
            <w:pPr>
              <w:ind w:firstLine="0"/>
              <w:rPr>
                <w:ins w:id="1402" w:author="Jaishree Kantilal Tailor" w:date="2023-02-04T12:30:00Z"/>
                <w:del w:id="1403" w:author="Priya" w:date="2023-02-07T12:15:00Z"/>
                <w:lang w:bidi="ar-SA"/>
              </w:rPr>
            </w:pPr>
          </w:p>
        </w:tc>
      </w:tr>
      <w:tr w:rsidR="0054591D" w:rsidDel="00793A93" w14:paraId="4FA92C74" w14:textId="3344B415" w:rsidTr="00E32CF8">
        <w:trPr>
          <w:jc w:val="center"/>
          <w:ins w:id="1404" w:author="Jaishree Kantilal Tailor" w:date="2023-02-04T12:29:00Z"/>
          <w:del w:id="1405" w:author="Priya" w:date="2023-02-07T12:15:00Z"/>
        </w:trPr>
        <w:tc>
          <w:tcPr>
            <w:tcW w:w="802" w:type="dxa"/>
            <w:tcPrChange w:id="1406" w:author="Jaishree Kantilal Tailor" w:date="2023-02-04T12:31:00Z">
              <w:tcPr>
                <w:tcW w:w="2540" w:type="dxa"/>
              </w:tcPr>
            </w:tcPrChange>
          </w:tcPr>
          <w:p w14:paraId="05BDBEA7" w14:textId="02EA1D9A" w:rsidR="0054591D" w:rsidDel="00793A93" w:rsidRDefault="0054591D" w:rsidP="00FA092B">
            <w:pPr>
              <w:ind w:firstLine="0"/>
              <w:rPr>
                <w:ins w:id="1407" w:author="Jaishree Kantilal Tailor" w:date="2023-02-04T12:29:00Z"/>
                <w:del w:id="1408" w:author="Priya" w:date="2023-02-07T12:15:00Z"/>
                <w:lang w:bidi="ar-SA"/>
              </w:rPr>
            </w:pPr>
          </w:p>
        </w:tc>
        <w:tc>
          <w:tcPr>
            <w:tcW w:w="1136" w:type="dxa"/>
            <w:tcPrChange w:id="1409" w:author="Jaishree Kantilal Tailor" w:date="2023-02-04T12:31:00Z">
              <w:tcPr>
                <w:tcW w:w="2540" w:type="dxa"/>
              </w:tcPr>
            </w:tcPrChange>
          </w:tcPr>
          <w:p w14:paraId="5B47C90F" w14:textId="6A7E4840" w:rsidR="0054591D" w:rsidDel="00793A93" w:rsidRDefault="0054591D" w:rsidP="00FA092B">
            <w:pPr>
              <w:ind w:firstLine="0"/>
              <w:rPr>
                <w:ins w:id="1410" w:author="Jaishree Kantilal Tailor" w:date="2023-02-04T12:29:00Z"/>
                <w:del w:id="1411" w:author="Priya" w:date="2023-02-07T12:15:00Z"/>
                <w:lang w:bidi="ar-SA"/>
              </w:rPr>
            </w:pPr>
          </w:p>
        </w:tc>
        <w:tc>
          <w:tcPr>
            <w:tcW w:w="2241" w:type="dxa"/>
            <w:tcPrChange w:id="1412" w:author="Jaishree Kantilal Tailor" w:date="2023-02-04T12:31:00Z">
              <w:tcPr>
                <w:tcW w:w="2540" w:type="dxa"/>
              </w:tcPr>
            </w:tcPrChange>
          </w:tcPr>
          <w:p w14:paraId="6BF92DB9" w14:textId="09A6BF02" w:rsidR="0054591D" w:rsidDel="00793A93" w:rsidRDefault="0054591D" w:rsidP="00FA092B">
            <w:pPr>
              <w:ind w:firstLine="0"/>
              <w:rPr>
                <w:ins w:id="1413" w:author="Jaishree Kantilal Tailor" w:date="2023-02-04T12:29:00Z"/>
                <w:del w:id="1414" w:author="Priya" w:date="2023-02-07T12:15:00Z"/>
                <w:lang w:bidi="ar-SA"/>
              </w:rPr>
            </w:pPr>
          </w:p>
        </w:tc>
        <w:tc>
          <w:tcPr>
            <w:tcW w:w="1984" w:type="dxa"/>
            <w:tcPrChange w:id="1415" w:author="Jaishree Kantilal Tailor" w:date="2023-02-04T12:31:00Z">
              <w:tcPr>
                <w:tcW w:w="2540" w:type="dxa"/>
              </w:tcPr>
            </w:tcPrChange>
          </w:tcPr>
          <w:p w14:paraId="515BF3EA" w14:textId="5CFA6E97" w:rsidR="0054591D" w:rsidDel="00793A93" w:rsidRDefault="0054591D" w:rsidP="00FA092B">
            <w:pPr>
              <w:ind w:firstLine="0"/>
              <w:rPr>
                <w:ins w:id="1416" w:author="Jaishree Kantilal Tailor" w:date="2023-02-04T12:29:00Z"/>
                <w:del w:id="1417" w:author="Priya" w:date="2023-02-07T12:15:00Z"/>
                <w:lang w:bidi="ar-SA"/>
              </w:rPr>
            </w:pPr>
          </w:p>
        </w:tc>
        <w:tc>
          <w:tcPr>
            <w:tcW w:w="1336" w:type="dxa"/>
            <w:tcPrChange w:id="1418" w:author="Jaishree Kantilal Tailor" w:date="2023-02-04T12:31:00Z">
              <w:tcPr>
                <w:tcW w:w="2540" w:type="dxa"/>
              </w:tcPr>
            </w:tcPrChange>
          </w:tcPr>
          <w:p w14:paraId="21B931A4" w14:textId="0E717FE9" w:rsidR="0054591D" w:rsidDel="00793A93" w:rsidRDefault="0054591D" w:rsidP="00FA092B">
            <w:pPr>
              <w:ind w:firstLine="0"/>
              <w:rPr>
                <w:ins w:id="1419" w:author="Jaishree Kantilal Tailor" w:date="2023-02-04T12:30:00Z"/>
                <w:del w:id="1420" w:author="Priya" w:date="2023-02-07T12:15:00Z"/>
                <w:lang w:bidi="ar-SA"/>
              </w:rPr>
            </w:pPr>
          </w:p>
        </w:tc>
      </w:tr>
      <w:tr w:rsidR="0054591D" w:rsidDel="00793A93" w14:paraId="7B55A5A2" w14:textId="6EC58957" w:rsidTr="00E32CF8">
        <w:trPr>
          <w:jc w:val="center"/>
          <w:ins w:id="1421" w:author="Jaishree Kantilal Tailor" w:date="2023-02-04T12:29:00Z"/>
          <w:del w:id="1422" w:author="Priya" w:date="2023-02-07T12:15:00Z"/>
        </w:trPr>
        <w:tc>
          <w:tcPr>
            <w:tcW w:w="802" w:type="dxa"/>
            <w:tcPrChange w:id="1423" w:author="Jaishree Kantilal Tailor" w:date="2023-02-04T12:31:00Z">
              <w:tcPr>
                <w:tcW w:w="2540" w:type="dxa"/>
              </w:tcPr>
            </w:tcPrChange>
          </w:tcPr>
          <w:p w14:paraId="281B2CD1" w14:textId="6DBD6A6F" w:rsidR="0054591D" w:rsidDel="00793A93" w:rsidRDefault="0054591D" w:rsidP="00FA092B">
            <w:pPr>
              <w:ind w:firstLine="0"/>
              <w:rPr>
                <w:ins w:id="1424" w:author="Jaishree Kantilal Tailor" w:date="2023-02-04T12:29:00Z"/>
                <w:del w:id="1425" w:author="Priya" w:date="2023-02-07T12:15:00Z"/>
                <w:lang w:bidi="ar-SA"/>
              </w:rPr>
            </w:pPr>
          </w:p>
        </w:tc>
        <w:tc>
          <w:tcPr>
            <w:tcW w:w="1136" w:type="dxa"/>
            <w:tcPrChange w:id="1426" w:author="Jaishree Kantilal Tailor" w:date="2023-02-04T12:31:00Z">
              <w:tcPr>
                <w:tcW w:w="2540" w:type="dxa"/>
              </w:tcPr>
            </w:tcPrChange>
          </w:tcPr>
          <w:p w14:paraId="35931D20" w14:textId="16A9183E" w:rsidR="0054591D" w:rsidDel="00793A93" w:rsidRDefault="0054591D" w:rsidP="00FA092B">
            <w:pPr>
              <w:ind w:firstLine="0"/>
              <w:rPr>
                <w:ins w:id="1427" w:author="Jaishree Kantilal Tailor" w:date="2023-02-04T12:29:00Z"/>
                <w:del w:id="1428" w:author="Priya" w:date="2023-02-07T12:15:00Z"/>
                <w:lang w:bidi="ar-SA"/>
              </w:rPr>
            </w:pPr>
          </w:p>
        </w:tc>
        <w:tc>
          <w:tcPr>
            <w:tcW w:w="2241" w:type="dxa"/>
            <w:tcPrChange w:id="1429" w:author="Jaishree Kantilal Tailor" w:date="2023-02-04T12:31:00Z">
              <w:tcPr>
                <w:tcW w:w="2540" w:type="dxa"/>
              </w:tcPr>
            </w:tcPrChange>
          </w:tcPr>
          <w:p w14:paraId="67D12E3D" w14:textId="7013B5FF" w:rsidR="0054591D" w:rsidDel="00793A93" w:rsidRDefault="0054591D" w:rsidP="00FA092B">
            <w:pPr>
              <w:ind w:firstLine="0"/>
              <w:rPr>
                <w:ins w:id="1430" w:author="Jaishree Kantilal Tailor" w:date="2023-02-04T12:29:00Z"/>
                <w:del w:id="1431" w:author="Priya" w:date="2023-02-07T12:15:00Z"/>
                <w:lang w:bidi="ar-SA"/>
              </w:rPr>
            </w:pPr>
          </w:p>
        </w:tc>
        <w:tc>
          <w:tcPr>
            <w:tcW w:w="1984" w:type="dxa"/>
            <w:tcPrChange w:id="1432" w:author="Jaishree Kantilal Tailor" w:date="2023-02-04T12:31:00Z">
              <w:tcPr>
                <w:tcW w:w="2540" w:type="dxa"/>
              </w:tcPr>
            </w:tcPrChange>
          </w:tcPr>
          <w:p w14:paraId="5EE7BD4A" w14:textId="3F39EFAC" w:rsidR="0054591D" w:rsidDel="00793A93" w:rsidRDefault="0054591D">
            <w:pPr>
              <w:keepNext/>
              <w:ind w:firstLine="0"/>
              <w:rPr>
                <w:ins w:id="1433" w:author="Jaishree Kantilal Tailor" w:date="2023-02-04T12:29:00Z"/>
                <w:del w:id="1434" w:author="Priya" w:date="2023-02-07T12:15:00Z"/>
                <w:lang w:bidi="ar-SA"/>
              </w:rPr>
              <w:pPrChange w:id="1435" w:author="Jaishree Kantilal Tailor" w:date="2023-02-04T12:29:00Z">
                <w:pPr>
                  <w:ind w:firstLine="0"/>
                </w:pPr>
              </w:pPrChange>
            </w:pPr>
          </w:p>
        </w:tc>
        <w:tc>
          <w:tcPr>
            <w:tcW w:w="1336" w:type="dxa"/>
            <w:tcPrChange w:id="1436" w:author="Jaishree Kantilal Tailor" w:date="2023-02-04T12:31:00Z">
              <w:tcPr>
                <w:tcW w:w="2540" w:type="dxa"/>
              </w:tcPr>
            </w:tcPrChange>
          </w:tcPr>
          <w:p w14:paraId="3CDEE43A" w14:textId="2CAC7306" w:rsidR="0054591D" w:rsidDel="00793A93" w:rsidRDefault="0054591D" w:rsidP="005D77A6">
            <w:pPr>
              <w:keepNext/>
              <w:ind w:firstLine="0"/>
              <w:rPr>
                <w:ins w:id="1437" w:author="Jaishree Kantilal Tailor" w:date="2023-02-04T12:30:00Z"/>
                <w:del w:id="1438" w:author="Priya" w:date="2023-02-07T12:15:00Z"/>
                <w:lang w:bidi="ar-SA"/>
              </w:rPr>
            </w:pPr>
          </w:p>
        </w:tc>
      </w:tr>
    </w:tbl>
    <w:p w14:paraId="45263B09" w14:textId="2B32B87B" w:rsidR="005D77A6" w:rsidDel="00793A93" w:rsidRDefault="005D77A6" w:rsidP="00FA092B">
      <w:pPr>
        <w:rPr>
          <w:ins w:id="1439" w:author="Jaishree Kantilal Tailor" w:date="2023-02-04T12:28:00Z"/>
          <w:del w:id="1440" w:author="Priya" w:date="2023-02-07T12:15:00Z"/>
          <w:lang w:bidi="ar-SA"/>
        </w:rPr>
      </w:pPr>
    </w:p>
    <w:p w14:paraId="6C6558AB" w14:textId="53DC137C" w:rsidR="00E744F2" w:rsidDel="00793A93" w:rsidRDefault="00E744F2">
      <w:pPr>
        <w:ind w:firstLine="0"/>
        <w:rPr>
          <w:ins w:id="1441" w:author="Jaishree Kantilal Tailor" w:date="2023-02-04T12:32:00Z"/>
          <w:del w:id="1442" w:author="Priya" w:date="2023-02-07T12:15:00Z"/>
          <w:lang w:bidi="ar-SA"/>
        </w:rPr>
      </w:pPr>
    </w:p>
    <w:p w14:paraId="07078C6A" w14:textId="5D60A9C7" w:rsidR="00E744F2" w:rsidDel="00793A93" w:rsidRDefault="00E744F2" w:rsidP="00E744F2">
      <w:pPr>
        <w:ind w:firstLine="0"/>
        <w:rPr>
          <w:ins w:id="1443" w:author="Jaishree Kantilal Tailor" w:date="2023-02-04T12:32:00Z"/>
          <w:del w:id="1444" w:author="Priya" w:date="2023-02-07T12:15:00Z"/>
          <w:lang w:bidi="ar-SA"/>
        </w:rPr>
      </w:pPr>
      <w:ins w:id="1445" w:author="Jaishree Kantilal Tailor" w:date="2023-02-04T12:32:00Z">
        <w:del w:id="1446" w:author="Priya" w:date="2023-02-07T12:15:00Z">
          <w:r w:rsidDel="00793A93">
            <w:rPr>
              <w:lang w:bidi="ar-SA"/>
            </w:rPr>
            <w:delText>Case-2: This section must files</w:delText>
          </w:r>
          <w:r w:rsidR="00A25D86" w:rsidDel="00793A93">
            <w:rPr>
              <w:lang w:bidi="ar-SA"/>
            </w:rPr>
            <w:delText xml:space="preserve"> struc</w:delText>
          </w:r>
        </w:del>
      </w:ins>
      <w:ins w:id="1447" w:author="Jaishree Kantilal Tailor" w:date="2023-02-04T12:33:00Z">
        <w:del w:id="1448" w:author="Priya" w:date="2023-02-07T12:15:00Z">
          <w:r w:rsidR="00A25D86" w:rsidDel="00793A93">
            <w:rPr>
              <w:lang w:bidi="ar-SA"/>
            </w:rPr>
            <w:delText>ture</w:delText>
          </w:r>
        </w:del>
      </w:ins>
      <w:ins w:id="1449" w:author="Jaishree Kantilal Tailor" w:date="2023-02-04T12:32:00Z">
        <w:del w:id="1450" w:author="Priya" w:date="2023-02-07T12:15:00Z">
          <w:r w:rsidDel="00793A93">
            <w:rPr>
              <w:lang w:bidi="ar-SA"/>
            </w:rPr>
            <w:delText xml:space="preserve"> created along with names if </w:delText>
          </w:r>
        </w:del>
      </w:ins>
      <w:ins w:id="1451" w:author="Jaishree Kantilal Tailor" w:date="2023-02-04T12:33:00Z">
        <w:del w:id="1452" w:author="Priya" w:date="2023-02-07T12:15:00Z">
          <w:r w:rsidR="00A25D86" w:rsidDel="00793A93">
            <w:rPr>
              <w:lang w:bidi="ar-SA"/>
            </w:rPr>
            <w:delText>XML/EXCEL/JSON</w:delText>
          </w:r>
        </w:del>
      </w:ins>
      <w:ins w:id="1453" w:author="Jaishree Kantilal Tailor" w:date="2023-02-04T12:32:00Z">
        <w:del w:id="1454" w:author="Priya" w:date="2023-02-07T12:15:00Z">
          <w:r w:rsidDel="00793A93">
            <w:rPr>
              <w:lang w:bidi="ar-SA"/>
            </w:rPr>
            <w:delText xml:space="preserve"> used. </w:delText>
          </w:r>
        </w:del>
      </w:ins>
    </w:p>
    <w:p w14:paraId="47A26E63" w14:textId="0B23049D" w:rsidR="00E744F2" w:rsidDel="00793A93" w:rsidRDefault="00E744F2" w:rsidP="00E744F2">
      <w:pPr>
        <w:pStyle w:val="Caption"/>
        <w:keepNext/>
        <w:jc w:val="center"/>
        <w:rPr>
          <w:ins w:id="1455" w:author="Jaishree Kantilal Tailor" w:date="2023-02-04T12:32:00Z"/>
          <w:del w:id="1456" w:author="Priya" w:date="2023-02-07T12:15:00Z"/>
        </w:rPr>
      </w:pPr>
      <w:ins w:id="1457" w:author="Jaishree Kantilal Tailor" w:date="2023-02-04T12:32:00Z">
        <w:del w:id="1458" w:author="Priya" w:date="2023-02-07T12:15:00Z">
          <w:r w:rsidDel="00793A93">
            <w:delText xml:space="preserve">Figure </w:delText>
          </w:r>
          <w:r w:rsidDel="00793A93">
            <w:fldChar w:fldCharType="begin"/>
          </w:r>
          <w:r w:rsidDel="00793A93">
            <w:delInstrText xml:space="preserve"> SEQ Figure \* ARABIC </w:delInstrText>
          </w:r>
          <w:r w:rsidDel="00793A93">
            <w:fldChar w:fldCharType="separate"/>
          </w:r>
        </w:del>
      </w:ins>
      <w:ins w:id="1459" w:author="Jaishree Kantilal Tailor" w:date="2023-02-04T12:57:00Z">
        <w:del w:id="1460" w:author="Priya" w:date="2023-02-07T12:15:00Z">
          <w:r w:rsidR="00583616" w:rsidDel="00793A93">
            <w:rPr>
              <w:noProof/>
            </w:rPr>
            <w:delText>2</w:delText>
          </w:r>
        </w:del>
      </w:ins>
      <w:ins w:id="1461" w:author="Jaishree Kantilal Tailor" w:date="2023-02-04T12:32:00Z">
        <w:del w:id="1462" w:author="Priya" w:date="2023-02-07T12:15:00Z">
          <w:r w:rsidDel="00793A93">
            <w:fldChar w:fldCharType="end"/>
          </w:r>
          <w:r w:rsidDel="00793A93">
            <w:delText xml:space="preserve"> </w:delText>
          </w:r>
        </w:del>
      </w:ins>
      <w:ins w:id="1463" w:author="Jaishree Kantilal Tailor" w:date="2023-02-04T12:33:00Z">
        <w:del w:id="1464" w:author="Priya" w:date="2023-02-07T12:15:00Z">
          <w:r w:rsidR="00942F7B" w:rsidDel="00793A93">
            <w:delText>File Name</w:delText>
          </w:r>
        </w:del>
      </w:ins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02"/>
        <w:gridCol w:w="1136"/>
        <w:gridCol w:w="2241"/>
        <w:gridCol w:w="1336"/>
      </w:tblGrid>
      <w:tr w:rsidR="00942F7B" w:rsidDel="00793A93" w14:paraId="1B54E272" w14:textId="623CC3C5" w:rsidTr="00C0251C">
        <w:trPr>
          <w:jc w:val="center"/>
          <w:ins w:id="1465" w:author="Jaishree Kantilal Tailor" w:date="2023-02-04T12:32:00Z"/>
          <w:del w:id="1466" w:author="Priya" w:date="2023-02-07T12:15:00Z"/>
        </w:trPr>
        <w:tc>
          <w:tcPr>
            <w:tcW w:w="802" w:type="dxa"/>
          </w:tcPr>
          <w:p w14:paraId="3D71A86D" w14:textId="6FB8E255" w:rsidR="00942F7B" w:rsidDel="00793A93" w:rsidRDefault="00942F7B" w:rsidP="00C0251C">
            <w:pPr>
              <w:ind w:firstLine="0"/>
              <w:jc w:val="center"/>
              <w:rPr>
                <w:ins w:id="1467" w:author="Jaishree Kantilal Tailor" w:date="2023-02-04T12:32:00Z"/>
                <w:del w:id="1468" w:author="Priya" w:date="2023-02-07T12:15:00Z"/>
                <w:lang w:bidi="ar-SA"/>
              </w:rPr>
            </w:pPr>
            <w:ins w:id="1469" w:author="Jaishree Kantilal Tailor" w:date="2023-02-04T12:32:00Z">
              <w:del w:id="1470" w:author="Priya" w:date="2023-02-07T12:15:00Z">
                <w:r w:rsidDel="00793A93">
                  <w:rPr>
                    <w:lang w:bidi="ar-SA"/>
                  </w:rPr>
                  <w:delText>Field</w:delText>
                </w:r>
              </w:del>
            </w:ins>
          </w:p>
        </w:tc>
        <w:tc>
          <w:tcPr>
            <w:tcW w:w="1136" w:type="dxa"/>
          </w:tcPr>
          <w:p w14:paraId="4C573CFB" w14:textId="187E4958" w:rsidR="00942F7B" w:rsidDel="00793A93" w:rsidRDefault="00942F7B" w:rsidP="00C0251C">
            <w:pPr>
              <w:ind w:firstLine="0"/>
              <w:jc w:val="center"/>
              <w:rPr>
                <w:ins w:id="1471" w:author="Jaishree Kantilal Tailor" w:date="2023-02-04T12:32:00Z"/>
                <w:del w:id="1472" w:author="Priya" w:date="2023-02-07T12:15:00Z"/>
                <w:lang w:bidi="ar-SA"/>
              </w:rPr>
            </w:pPr>
            <w:ins w:id="1473" w:author="Jaishree Kantilal Tailor" w:date="2023-02-04T12:32:00Z">
              <w:del w:id="1474" w:author="Priya" w:date="2023-02-07T12:15:00Z">
                <w:r w:rsidDel="00793A93">
                  <w:rPr>
                    <w:lang w:bidi="ar-SA"/>
                  </w:rPr>
                  <w:delText>Purpose</w:delText>
                </w:r>
              </w:del>
            </w:ins>
          </w:p>
        </w:tc>
        <w:tc>
          <w:tcPr>
            <w:tcW w:w="2241" w:type="dxa"/>
          </w:tcPr>
          <w:p w14:paraId="49CB4BCA" w14:textId="3B5D36E7" w:rsidR="00942F7B" w:rsidDel="00793A93" w:rsidRDefault="00942F7B" w:rsidP="00C0251C">
            <w:pPr>
              <w:ind w:firstLine="0"/>
              <w:jc w:val="center"/>
              <w:rPr>
                <w:ins w:id="1475" w:author="Jaishree Kantilal Tailor" w:date="2023-02-04T12:32:00Z"/>
                <w:del w:id="1476" w:author="Priya" w:date="2023-02-07T12:15:00Z"/>
                <w:lang w:bidi="ar-SA"/>
              </w:rPr>
            </w:pPr>
            <w:ins w:id="1477" w:author="Jaishree Kantilal Tailor" w:date="2023-02-04T12:32:00Z">
              <w:del w:id="1478" w:author="Priya" w:date="2023-02-07T12:15:00Z">
                <w:r w:rsidDel="00793A93">
                  <w:rPr>
                    <w:lang w:bidi="ar-SA"/>
                  </w:rPr>
                  <w:delText>Data Type with Size</w:delText>
                </w:r>
              </w:del>
            </w:ins>
          </w:p>
        </w:tc>
        <w:tc>
          <w:tcPr>
            <w:tcW w:w="1336" w:type="dxa"/>
          </w:tcPr>
          <w:p w14:paraId="5C8FFFCA" w14:textId="3D8CEBBF" w:rsidR="00942F7B" w:rsidDel="00793A93" w:rsidRDefault="00942F7B" w:rsidP="00C0251C">
            <w:pPr>
              <w:ind w:firstLine="0"/>
              <w:jc w:val="center"/>
              <w:rPr>
                <w:ins w:id="1479" w:author="Jaishree Kantilal Tailor" w:date="2023-02-04T12:32:00Z"/>
                <w:del w:id="1480" w:author="Priya" w:date="2023-02-07T12:15:00Z"/>
                <w:lang w:bidi="ar-SA"/>
              </w:rPr>
            </w:pPr>
            <w:ins w:id="1481" w:author="Jaishree Kantilal Tailor" w:date="2023-02-04T12:32:00Z">
              <w:del w:id="1482" w:author="Priya" w:date="2023-02-07T12:15:00Z">
                <w:r w:rsidDel="00793A93">
                  <w:rPr>
                    <w:lang w:bidi="ar-SA"/>
                  </w:rPr>
                  <w:delText>Valid Data</w:delText>
                </w:r>
              </w:del>
            </w:ins>
          </w:p>
        </w:tc>
      </w:tr>
      <w:tr w:rsidR="00942F7B" w:rsidDel="00793A93" w14:paraId="4560123B" w14:textId="6DBBA799" w:rsidTr="00C0251C">
        <w:trPr>
          <w:jc w:val="center"/>
          <w:ins w:id="1483" w:author="Jaishree Kantilal Tailor" w:date="2023-02-04T12:32:00Z"/>
          <w:del w:id="1484" w:author="Priya" w:date="2023-02-07T12:15:00Z"/>
        </w:trPr>
        <w:tc>
          <w:tcPr>
            <w:tcW w:w="802" w:type="dxa"/>
          </w:tcPr>
          <w:p w14:paraId="227FDEC5" w14:textId="502F550D" w:rsidR="00942F7B" w:rsidDel="00793A93" w:rsidRDefault="00942F7B" w:rsidP="00C0251C">
            <w:pPr>
              <w:ind w:firstLine="0"/>
              <w:rPr>
                <w:ins w:id="1485" w:author="Jaishree Kantilal Tailor" w:date="2023-02-04T12:32:00Z"/>
                <w:del w:id="1486" w:author="Priya" w:date="2023-02-07T12:15:00Z"/>
                <w:lang w:bidi="ar-SA"/>
              </w:rPr>
            </w:pPr>
          </w:p>
        </w:tc>
        <w:tc>
          <w:tcPr>
            <w:tcW w:w="1136" w:type="dxa"/>
          </w:tcPr>
          <w:p w14:paraId="1E91FD9E" w14:textId="42DEB08F" w:rsidR="00942F7B" w:rsidDel="00793A93" w:rsidRDefault="00942F7B" w:rsidP="00C0251C">
            <w:pPr>
              <w:ind w:firstLine="0"/>
              <w:rPr>
                <w:ins w:id="1487" w:author="Jaishree Kantilal Tailor" w:date="2023-02-04T12:32:00Z"/>
                <w:del w:id="1488" w:author="Priya" w:date="2023-02-07T12:15:00Z"/>
                <w:lang w:bidi="ar-SA"/>
              </w:rPr>
            </w:pPr>
          </w:p>
        </w:tc>
        <w:tc>
          <w:tcPr>
            <w:tcW w:w="2241" w:type="dxa"/>
          </w:tcPr>
          <w:p w14:paraId="61BB45E7" w14:textId="742839CF" w:rsidR="00942F7B" w:rsidDel="00793A93" w:rsidRDefault="00942F7B" w:rsidP="00C0251C">
            <w:pPr>
              <w:ind w:firstLine="0"/>
              <w:rPr>
                <w:ins w:id="1489" w:author="Jaishree Kantilal Tailor" w:date="2023-02-04T12:32:00Z"/>
                <w:del w:id="1490" w:author="Priya" w:date="2023-02-07T12:15:00Z"/>
                <w:lang w:bidi="ar-SA"/>
              </w:rPr>
            </w:pPr>
          </w:p>
        </w:tc>
        <w:tc>
          <w:tcPr>
            <w:tcW w:w="1336" w:type="dxa"/>
          </w:tcPr>
          <w:p w14:paraId="00F8018C" w14:textId="463EAE90" w:rsidR="00942F7B" w:rsidDel="00793A93" w:rsidRDefault="00942F7B" w:rsidP="00C0251C">
            <w:pPr>
              <w:ind w:firstLine="0"/>
              <w:rPr>
                <w:ins w:id="1491" w:author="Jaishree Kantilal Tailor" w:date="2023-02-04T12:32:00Z"/>
                <w:del w:id="1492" w:author="Priya" w:date="2023-02-07T12:15:00Z"/>
                <w:lang w:bidi="ar-SA"/>
              </w:rPr>
            </w:pPr>
          </w:p>
        </w:tc>
      </w:tr>
      <w:tr w:rsidR="00942F7B" w:rsidDel="00793A93" w14:paraId="06F43334" w14:textId="3C8196CF" w:rsidTr="00C0251C">
        <w:trPr>
          <w:jc w:val="center"/>
          <w:ins w:id="1493" w:author="Jaishree Kantilal Tailor" w:date="2023-02-04T12:32:00Z"/>
          <w:del w:id="1494" w:author="Priya" w:date="2023-02-07T12:15:00Z"/>
        </w:trPr>
        <w:tc>
          <w:tcPr>
            <w:tcW w:w="802" w:type="dxa"/>
          </w:tcPr>
          <w:p w14:paraId="11A82805" w14:textId="531977E4" w:rsidR="00942F7B" w:rsidDel="00793A93" w:rsidRDefault="00942F7B" w:rsidP="00C0251C">
            <w:pPr>
              <w:ind w:firstLine="0"/>
              <w:rPr>
                <w:ins w:id="1495" w:author="Jaishree Kantilal Tailor" w:date="2023-02-04T12:32:00Z"/>
                <w:del w:id="1496" w:author="Priya" w:date="2023-02-07T12:15:00Z"/>
                <w:lang w:bidi="ar-SA"/>
              </w:rPr>
            </w:pPr>
          </w:p>
        </w:tc>
        <w:tc>
          <w:tcPr>
            <w:tcW w:w="1136" w:type="dxa"/>
          </w:tcPr>
          <w:p w14:paraId="7B140ACD" w14:textId="13194178" w:rsidR="00942F7B" w:rsidDel="00793A93" w:rsidRDefault="00942F7B" w:rsidP="00C0251C">
            <w:pPr>
              <w:ind w:firstLine="0"/>
              <w:rPr>
                <w:ins w:id="1497" w:author="Jaishree Kantilal Tailor" w:date="2023-02-04T12:32:00Z"/>
                <w:del w:id="1498" w:author="Priya" w:date="2023-02-07T12:15:00Z"/>
                <w:lang w:bidi="ar-SA"/>
              </w:rPr>
            </w:pPr>
          </w:p>
        </w:tc>
        <w:tc>
          <w:tcPr>
            <w:tcW w:w="2241" w:type="dxa"/>
          </w:tcPr>
          <w:p w14:paraId="4AEF4326" w14:textId="4AF151B0" w:rsidR="00942F7B" w:rsidDel="00793A93" w:rsidRDefault="00942F7B" w:rsidP="00C0251C">
            <w:pPr>
              <w:ind w:firstLine="0"/>
              <w:rPr>
                <w:ins w:id="1499" w:author="Jaishree Kantilal Tailor" w:date="2023-02-04T12:32:00Z"/>
                <w:del w:id="1500" w:author="Priya" w:date="2023-02-07T12:15:00Z"/>
                <w:lang w:bidi="ar-SA"/>
              </w:rPr>
            </w:pPr>
          </w:p>
        </w:tc>
        <w:tc>
          <w:tcPr>
            <w:tcW w:w="1336" w:type="dxa"/>
          </w:tcPr>
          <w:p w14:paraId="276C75E9" w14:textId="26D7B683" w:rsidR="00942F7B" w:rsidDel="00793A93" w:rsidRDefault="00942F7B" w:rsidP="00C0251C">
            <w:pPr>
              <w:ind w:firstLine="0"/>
              <w:rPr>
                <w:ins w:id="1501" w:author="Jaishree Kantilal Tailor" w:date="2023-02-04T12:32:00Z"/>
                <w:del w:id="1502" w:author="Priya" w:date="2023-02-07T12:15:00Z"/>
                <w:lang w:bidi="ar-SA"/>
              </w:rPr>
            </w:pPr>
          </w:p>
        </w:tc>
      </w:tr>
      <w:tr w:rsidR="00942F7B" w:rsidDel="00793A93" w14:paraId="6BC76BAA" w14:textId="5ECCA21D" w:rsidTr="00C0251C">
        <w:trPr>
          <w:jc w:val="center"/>
          <w:ins w:id="1503" w:author="Jaishree Kantilal Tailor" w:date="2023-02-04T12:32:00Z"/>
          <w:del w:id="1504" w:author="Priya" w:date="2023-02-07T12:15:00Z"/>
        </w:trPr>
        <w:tc>
          <w:tcPr>
            <w:tcW w:w="802" w:type="dxa"/>
          </w:tcPr>
          <w:p w14:paraId="615D1746" w14:textId="52834729" w:rsidR="00942F7B" w:rsidDel="00793A93" w:rsidRDefault="00942F7B" w:rsidP="00C0251C">
            <w:pPr>
              <w:ind w:firstLine="0"/>
              <w:rPr>
                <w:ins w:id="1505" w:author="Jaishree Kantilal Tailor" w:date="2023-02-04T12:32:00Z"/>
                <w:del w:id="1506" w:author="Priya" w:date="2023-02-07T12:15:00Z"/>
                <w:lang w:bidi="ar-SA"/>
              </w:rPr>
            </w:pPr>
          </w:p>
        </w:tc>
        <w:tc>
          <w:tcPr>
            <w:tcW w:w="1136" w:type="dxa"/>
          </w:tcPr>
          <w:p w14:paraId="4B52B9E9" w14:textId="114DC012" w:rsidR="00942F7B" w:rsidDel="00793A93" w:rsidRDefault="00942F7B" w:rsidP="00C0251C">
            <w:pPr>
              <w:ind w:firstLine="0"/>
              <w:rPr>
                <w:ins w:id="1507" w:author="Jaishree Kantilal Tailor" w:date="2023-02-04T12:32:00Z"/>
                <w:del w:id="1508" w:author="Priya" w:date="2023-02-07T12:15:00Z"/>
                <w:lang w:bidi="ar-SA"/>
              </w:rPr>
            </w:pPr>
          </w:p>
        </w:tc>
        <w:tc>
          <w:tcPr>
            <w:tcW w:w="2241" w:type="dxa"/>
          </w:tcPr>
          <w:p w14:paraId="3FB3058C" w14:textId="6ECE33A6" w:rsidR="00942F7B" w:rsidDel="00793A93" w:rsidRDefault="00942F7B" w:rsidP="00C0251C">
            <w:pPr>
              <w:ind w:firstLine="0"/>
              <w:rPr>
                <w:ins w:id="1509" w:author="Jaishree Kantilal Tailor" w:date="2023-02-04T12:32:00Z"/>
                <w:del w:id="1510" w:author="Priya" w:date="2023-02-07T12:15:00Z"/>
                <w:lang w:bidi="ar-SA"/>
              </w:rPr>
            </w:pPr>
          </w:p>
        </w:tc>
        <w:tc>
          <w:tcPr>
            <w:tcW w:w="1336" w:type="dxa"/>
          </w:tcPr>
          <w:p w14:paraId="655793A1" w14:textId="77A06196" w:rsidR="00942F7B" w:rsidDel="00793A93" w:rsidRDefault="00942F7B" w:rsidP="00C0251C">
            <w:pPr>
              <w:keepNext/>
              <w:ind w:firstLine="0"/>
              <w:rPr>
                <w:ins w:id="1511" w:author="Jaishree Kantilal Tailor" w:date="2023-02-04T12:32:00Z"/>
                <w:del w:id="1512" w:author="Priya" w:date="2023-02-07T12:15:00Z"/>
                <w:lang w:bidi="ar-SA"/>
              </w:rPr>
            </w:pPr>
          </w:p>
        </w:tc>
      </w:tr>
    </w:tbl>
    <w:p w14:paraId="5C7A5357" w14:textId="6B741EA8" w:rsidR="00E744F2" w:rsidDel="00793A93" w:rsidRDefault="00E744F2" w:rsidP="00E744F2">
      <w:pPr>
        <w:rPr>
          <w:ins w:id="1513" w:author="Jaishree Kantilal Tailor" w:date="2023-02-04T12:32:00Z"/>
          <w:del w:id="1514" w:author="Priya" w:date="2023-02-07T12:15:00Z"/>
          <w:lang w:bidi="ar-SA"/>
        </w:rPr>
      </w:pPr>
    </w:p>
    <w:p w14:paraId="04521C4E" w14:textId="70FEAAB0" w:rsidR="00942F7B" w:rsidDel="00793A93" w:rsidRDefault="00942F7B" w:rsidP="00942F7B">
      <w:pPr>
        <w:ind w:firstLine="0"/>
        <w:rPr>
          <w:ins w:id="1515" w:author="Jaishree Kantilal Tailor" w:date="2023-02-04T12:34:00Z"/>
          <w:del w:id="1516" w:author="Priya" w:date="2023-02-07T12:15:00Z"/>
          <w:rFonts w:ascii="Cambria" w:hAnsi="Cambria"/>
          <w:b/>
          <w:bCs/>
          <w:color w:val="1F497D" w:themeColor="text2"/>
          <w:szCs w:val="24"/>
          <w:lang w:bidi="ar-SA"/>
        </w:rPr>
      </w:pPr>
      <w:ins w:id="1517" w:author="Jaishree Kantilal Tailor" w:date="2023-02-04T12:34:00Z">
        <w:del w:id="1518" w:author="Priya" w:date="2023-02-07T12:15:00Z">
          <w:r w:rsidDel="00793A93">
            <w:rPr>
              <w:rFonts w:ascii="Cambria" w:hAnsi="Cambria"/>
              <w:b/>
              <w:bCs/>
              <w:color w:val="1F497D" w:themeColor="text2"/>
              <w:szCs w:val="24"/>
              <w:lang w:bidi="ar-SA"/>
            </w:rPr>
            <w:delText xml:space="preserve">Screenshot of Tables Created along with 5 instances of valid data </w:delText>
          </w:r>
          <w:r w:rsidR="000748CF" w:rsidDel="00793A93">
            <w:rPr>
              <w:rFonts w:ascii="Cambria" w:hAnsi="Cambria"/>
              <w:b/>
              <w:bCs/>
              <w:color w:val="1F497D" w:themeColor="text2"/>
              <w:szCs w:val="24"/>
              <w:lang w:bidi="ar-SA"/>
            </w:rPr>
            <w:delText>or File Screenshot with valid data.</w:delText>
          </w:r>
        </w:del>
      </w:ins>
    </w:p>
    <w:p w14:paraId="5E5B448F" w14:textId="62324F88" w:rsidR="00516E98" w:rsidDel="00793A93" w:rsidRDefault="00516E98">
      <w:pPr>
        <w:ind w:firstLine="0"/>
        <w:rPr>
          <w:ins w:id="1519" w:author="Jaishree Kantilal Tailor" w:date="2023-02-04T12:22:00Z"/>
          <w:del w:id="1520" w:author="Priya" w:date="2023-02-07T12:15:00Z"/>
          <w:rFonts w:ascii="Cambria" w:hAnsi="Cambria"/>
          <w:b/>
          <w:bCs/>
          <w:color w:val="1F497D" w:themeColor="text2"/>
          <w:szCs w:val="24"/>
          <w:lang w:bidi="ar-SA"/>
        </w:rPr>
      </w:pPr>
      <w:ins w:id="1521" w:author="Jaishree Kantilal Tailor" w:date="2023-02-04T12:22:00Z">
        <w:del w:id="1522" w:author="Priya" w:date="2023-02-07T12:15:00Z">
          <w:r w:rsidDel="00793A93">
            <w:rPr>
              <w:lang w:bidi="ar-SA"/>
            </w:rPr>
            <w:br w:type="page"/>
          </w:r>
        </w:del>
      </w:ins>
    </w:p>
    <w:p w14:paraId="77AD079E" w14:textId="1EFCABE5" w:rsidR="00755D12" w:rsidRDefault="00755D12" w:rsidP="00755D12">
      <w:pPr>
        <w:pStyle w:val="Heading1"/>
        <w:rPr>
          <w:ins w:id="1523" w:author="Jaishree Kantilal Tailor" w:date="2023-02-04T11:33:00Z"/>
          <w:lang w:bidi="ar-SA"/>
        </w:rPr>
      </w:pPr>
      <w:ins w:id="1524" w:author="Jaishree Kantilal Tailor" w:date="2023-02-04T11:33:00Z">
        <w:r>
          <w:rPr>
            <w:lang w:bidi="ar-SA"/>
          </w:rPr>
          <w:lastRenderedPageBreak/>
          <w:t>App Implementation Console Layouts</w:t>
        </w:r>
      </w:ins>
    </w:p>
    <w:p w14:paraId="440A30BC" w14:textId="77777777" w:rsidR="00755D12" w:rsidRDefault="00755D12" w:rsidP="00755D12">
      <w:pPr>
        <w:rPr>
          <w:ins w:id="1525" w:author="Jaishree Kantilal Tailor" w:date="2023-02-04T11:33:00Z"/>
          <w:lang w:bidi="ar-SA"/>
        </w:rPr>
      </w:pPr>
      <w:ins w:id="1526" w:author="Jaishree Kantilal Tailor" w:date="2023-02-04T11:33:00Z">
        <w:r>
          <w:rPr>
            <w:lang w:bidi="ar-SA"/>
          </w:rPr>
          <w:t>This section must have 2 items:</w:t>
        </w:r>
      </w:ins>
    </w:p>
    <w:p w14:paraId="55FC6B58" w14:textId="77777777" w:rsidR="00755D12" w:rsidRDefault="00755D12">
      <w:pPr>
        <w:pStyle w:val="Heading3"/>
        <w:numPr>
          <w:ilvl w:val="0"/>
          <w:numId w:val="97"/>
        </w:numPr>
        <w:rPr>
          <w:ins w:id="1527" w:author="Jaishree Kantilal Tailor" w:date="2023-02-04T11:33:00Z"/>
          <w:lang w:bidi="ar-SA"/>
        </w:rPr>
        <w:pPrChange w:id="1528" w:author="Jaishree Kantilal Tailor" w:date="2023-02-04T11:35:00Z">
          <w:pPr>
            <w:pStyle w:val="Heading3"/>
          </w:pPr>
        </w:pPrChange>
      </w:pPr>
      <w:ins w:id="1529" w:author="Jaishree Kantilal Tailor" w:date="2023-02-04T11:33:00Z">
        <w:r>
          <w:rPr>
            <w:lang w:bidi="ar-SA"/>
          </w:rPr>
          <w:t xml:space="preserve">Screenshot of </w:t>
        </w:r>
        <w:r w:rsidRPr="0073724C">
          <w:rPr>
            <w:lang w:bidi="ar-SA"/>
          </w:rPr>
          <w:t>each menu option implemented based on the requirement along with the output.</w:t>
        </w:r>
      </w:ins>
    </w:p>
    <w:p w14:paraId="4FAF0102" w14:textId="77777777" w:rsidR="00755D12" w:rsidRDefault="00755D12" w:rsidP="00755D12">
      <w:pPr>
        <w:rPr>
          <w:ins w:id="1530" w:author="Jaishree Kantilal Tailor" w:date="2023-02-04T11:33:00Z"/>
          <w:lang w:bidi="ar-SA"/>
        </w:rPr>
      </w:pPr>
    </w:p>
    <w:p w14:paraId="07C6951A" w14:textId="642645ED" w:rsidR="00755D12" w:rsidRDefault="00755D12" w:rsidP="00755D12">
      <w:pPr>
        <w:keepNext/>
        <w:rPr>
          <w:ins w:id="1531" w:author="Jaishree Kantilal Tailor" w:date="2023-02-04T11:33:00Z"/>
        </w:rPr>
      </w:pPr>
      <w:ins w:id="1532" w:author="Jaishree Kantilal Tailor" w:date="2023-02-04T11:33:00Z">
        <w:del w:id="1533" w:author="Priya" w:date="2023-02-07T11:07:00Z">
          <w:r w:rsidDel="009D3619">
            <w:rPr>
              <w:noProof/>
            </w:rPr>
            <w:drawing>
              <wp:inline distT="0" distB="0" distL="0" distR="0" wp14:anchorId="39F9EB6C" wp14:editId="13A01DB3">
                <wp:extent cx="6457950" cy="2226128"/>
                <wp:effectExtent l="0" t="0" r="0" b="3175"/>
                <wp:docPr id="15" name="Pictur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1"/>
                        <a:srcRect b="39295"/>
                        <a:stretch/>
                      </pic:blipFill>
                      <pic:spPr bwMode="auto">
                        <a:xfrm>
                          <a:off x="0" y="0"/>
                          <a:ext cx="6461368" cy="222730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del>
      </w:ins>
      <w:ins w:id="1534" w:author="Priya" w:date="2023-02-07T11:07:00Z">
        <w:r w:rsidR="009D3619">
          <w:rPr>
            <w:noProof/>
          </w:rPr>
          <w:drawing>
            <wp:inline distT="0" distB="0" distL="0" distR="0" wp14:anchorId="2B5572C3" wp14:editId="797EF520">
              <wp:extent cx="6457950" cy="3284220"/>
              <wp:effectExtent l="0" t="0" r="0" b="0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22"/>
                      <a:srcRect t="38804"/>
                      <a:stretch/>
                    </pic:blipFill>
                    <pic:spPr bwMode="auto">
                      <a:xfrm>
                        <a:off x="0" y="0"/>
                        <a:ext cx="6457950" cy="328422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01956B3D" w14:textId="77777777" w:rsidR="009D3619" w:rsidRDefault="009D3619" w:rsidP="00755D12">
      <w:pPr>
        <w:pStyle w:val="Caption"/>
        <w:jc w:val="center"/>
        <w:rPr>
          <w:ins w:id="1535" w:author="Priya" w:date="2023-02-07T11:10:00Z"/>
        </w:rPr>
      </w:pPr>
    </w:p>
    <w:p w14:paraId="1498EE05" w14:textId="77777777" w:rsidR="009D3619" w:rsidRDefault="009D3619" w:rsidP="00755D12">
      <w:pPr>
        <w:pStyle w:val="Caption"/>
        <w:jc w:val="center"/>
        <w:rPr>
          <w:ins w:id="1536" w:author="Priya" w:date="2023-02-07T11:10:00Z"/>
        </w:rPr>
      </w:pPr>
    </w:p>
    <w:p w14:paraId="1373F851" w14:textId="77777777" w:rsidR="009D3619" w:rsidRDefault="009D3619" w:rsidP="00755D12">
      <w:pPr>
        <w:pStyle w:val="Caption"/>
        <w:jc w:val="center"/>
        <w:rPr>
          <w:ins w:id="1537" w:author="Priya" w:date="2023-02-07T11:10:00Z"/>
        </w:rPr>
      </w:pPr>
    </w:p>
    <w:p w14:paraId="6852C515" w14:textId="5597B704" w:rsidR="00755D12" w:rsidRDefault="00755D12" w:rsidP="00755D12">
      <w:pPr>
        <w:pStyle w:val="Caption"/>
        <w:jc w:val="center"/>
        <w:rPr>
          <w:ins w:id="1538" w:author="Jaishree Kantilal Tailor" w:date="2023-02-04T11:57:00Z"/>
        </w:rPr>
      </w:pPr>
      <w:ins w:id="1539" w:author="Jaishree Kantilal Tailor" w:date="2023-02-04T11:33:00Z">
        <w:r>
          <w:t xml:space="preserve">Figure </w:t>
        </w:r>
      </w:ins>
      <w:ins w:id="1540" w:author="Jaishree Kantilal Tailor" w:date="2023-02-04T12:30:00Z">
        <w:del w:id="1541" w:author="Priya Birjuprasad Kanojiya" w:date="2023-02-08T12:44:00Z">
          <w:r w:rsidR="005D77A6" w:rsidDel="008E748A">
            <w:fldChar w:fldCharType="begin"/>
          </w:r>
          <w:r w:rsidR="005D77A6" w:rsidDel="008E748A">
            <w:delInstrText xml:space="preserve"> SEQ Figure \* ARABIC </w:delInstrText>
          </w:r>
        </w:del>
      </w:ins>
      <w:del w:id="1542" w:author="Priya Birjuprasad Kanojiya" w:date="2023-02-08T12:44:00Z">
        <w:r w:rsidR="005D77A6" w:rsidDel="008E748A">
          <w:fldChar w:fldCharType="separate"/>
        </w:r>
      </w:del>
      <w:ins w:id="1543" w:author="Jaishree Kantilal Tailor" w:date="2023-02-04T12:57:00Z">
        <w:del w:id="1544" w:author="Priya Birjuprasad Kanojiya" w:date="2023-02-08T12:44:00Z">
          <w:r w:rsidR="00583616" w:rsidDel="008E748A">
            <w:rPr>
              <w:noProof/>
            </w:rPr>
            <w:delText>3</w:delText>
          </w:r>
        </w:del>
      </w:ins>
      <w:ins w:id="1545" w:author="Jaishree Kantilal Tailor" w:date="2023-02-04T12:30:00Z">
        <w:del w:id="1546" w:author="Priya Birjuprasad Kanojiya" w:date="2023-02-08T12:44:00Z">
          <w:r w:rsidR="005D77A6" w:rsidDel="008E748A">
            <w:fldChar w:fldCharType="end"/>
          </w:r>
        </w:del>
      </w:ins>
      <w:ins w:id="1547" w:author="Priya Birjuprasad Kanojiya" w:date="2023-02-08T12:44:00Z">
        <w:r w:rsidR="008E748A">
          <w:t>2</w:t>
        </w:r>
      </w:ins>
      <w:ins w:id="1548" w:author="Jaishree Kantilal Tailor" w:date="2023-02-04T11:33:00Z">
        <w:r>
          <w:t xml:space="preserve"> Screenshot of &lt;&lt;menu option&gt;&gt;</w:t>
        </w:r>
      </w:ins>
    </w:p>
    <w:p w14:paraId="5F850444" w14:textId="77777777" w:rsidR="007758FC" w:rsidRPr="001C00BE" w:rsidRDefault="007758FC">
      <w:pPr>
        <w:rPr>
          <w:ins w:id="1549" w:author="Jaishree Kantilal Tailor" w:date="2023-02-04T11:33:00Z"/>
        </w:rPr>
        <w:pPrChange w:id="1550" w:author="Jaishree Kantilal Tailor" w:date="2023-02-04T11:57:00Z">
          <w:pPr>
            <w:pStyle w:val="Caption"/>
            <w:jc w:val="center"/>
          </w:pPr>
        </w:pPrChange>
      </w:pPr>
    </w:p>
    <w:p w14:paraId="69573AA7" w14:textId="03F5952A" w:rsidR="007758FC" w:rsidRDefault="007758FC" w:rsidP="007758FC">
      <w:pPr>
        <w:keepNext/>
        <w:rPr>
          <w:ins w:id="1551" w:author="Jaishree Kantilal Tailor" w:date="2023-02-04T11:57:00Z"/>
        </w:rPr>
      </w:pPr>
      <w:ins w:id="1552" w:author="Jaishree Kantilal Tailor" w:date="2023-02-04T11:57:00Z">
        <w:del w:id="1553" w:author="Priya" w:date="2023-02-07T11:08:00Z">
          <w:r w:rsidDel="009D3619">
            <w:rPr>
              <w:noProof/>
            </w:rPr>
            <w:lastRenderedPageBreak/>
            <w:drawing>
              <wp:inline distT="0" distB="0" distL="0" distR="0" wp14:anchorId="7E7BB151" wp14:editId="7C98DCBD">
                <wp:extent cx="6457950" cy="1377043"/>
                <wp:effectExtent l="0" t="0" r="0" b="0"/>
                <wp:docPr id="17" name="Pictur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1"/>
                        <a:srcRect t="58033" b="4416"/>
                        <a:stretch/>
                      </pic:blipFill>
                      <pic:spPr bwMode="auto">
                        <a:xfrm>
                          <a:off x="0" y="0"/>
                          <a:ext cx="6461368" cy="137777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del>
      </w:ins>
      <w:ins w:id="1554" w:author="Priya" w:date="2023-02-07T11:10:00Z">
        <w:r w:rsidR="009D3619">
          <w:rPr>
            <w:noProof/>
          </w:rPr>
          <w:drawing>
            <wp:inline distT="0" distB="0" distL="0" distR="0" wp14:anchorId="7F681EAE" wp14:editId="345A188A">
              <wp:extent cx="6457950" cy="2057400"/>
              <wp:effectExtent l="0" t="0" r="0" b="0"/>
              <wp:docPr id="14" name="Picture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23"/>
                      <a:srcRect t="56214"/>
                      <a:stretch/>
                    </pic:blipFill>
                    <pic:spPr bwMode="auto">
                      <a:xfrm>
                        <a:off x="0" y="0"/>
                        <a:ext cx="6457950" cy="205740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52721AD1" w14:textId="1082E71D" w:rsidR="007758FC" w:rsidRDefault="007758FC" w:rsidP="007758FC">
      <w:pPr>
        <w:pStyle w:val="Caption"/>
        <w:jc w:val="center"/>
        <w:rPr>
          <w:ins w:id="1555" w:author="Jaishree Kantilal Tailor" w:date="2023-02-04T11:57:00Z"/>
        </w:rPr>
      </w:pPr>
      <w:ins w:id="1556" w:author="Jaishree Kantilal Tailor" w:date="2023-02-04T11:57:00Z">
        <w:r>
          <w:t xml:space="preserve">Figure </w:t>
        </w:r>
      </w:ins>
      <w:ins w:id="1557" w:author="Jaishree Kantilal Tailor" w:date="2023-02-04T12:30:00Z">
        <w:del w:id="1558" w:author="Priya Birjuprasad Kanojiya" w:date="2023-02-08T12:44:00Z">
          <w:r w:rsidR="005D77A6" w:rsidDel="008E748A">
            <w:fldChar w:fldCharType="begin"/>
          </w:r>
          <w:r w:rsidR="005D77A6" w:rsidDel="008E748A">
            <w:delInstrText xml:space="preserve"> SEQ Figure \* ARABIC </w:delInstrText>
          </w:r>
        </w:del>
      </w:ins>
      <w:del w:id="1559" w:author="Priya Birjuprasad Kanojiya" w:date="2023-02-08T12:44:00Z">
        <w:r w:rsidR="005D77A6" w:rsidDel="008E748A">
          <w:fldChar w:fldCharType="separate"/>
        </w:r>
      </w:del>
      <w:ins w:id="1560" w:author="Jaishree Kantilal Tailor" w:date="2023-02-04T12:57:00Z">
        <w:del w:id="1561" w:author="Priya Birjuprasad Kanojiya" w:date="2023-02-08T12:44:00Z">
          <w:r w:rsidR="00583616" w:rsidDel="008E748A">
            <w:rPr>
              <w:noProof/>
            </w:rPr>
            <w:delText>4</w:delText>
          </w:r>
        </w:del>
      </w:ins>
      <w:ins w:id="1562" w:author="Jaishree Kantilal Tailor" w:date="2023-02-04T12:30:00Z">
        <w:del w:id="1563" w:author="Priya Birjuprasad Kanojiya" w:date="2023-02-08T12:44:00Z">
          <w:r w:rsidR="005D77A6" w:rsidDel="008E748A">
            <w:fldChar w:fldCharType="end"/>
          </w:r>
        </w:del>
      </w:ins>
      <w:ins w:id="1564" w:author="Priya Birjuprasad Kanojiya" w:date="2023-02-08T12:44:00Z">
        <w:r w:rsidR="008E748A">
          <w:t>3</w:t>
        </w:r>
      </w:ins>
      <w:ins w:id="1565" w:author="Jaishree Kantilal Tailor" w:date="2023-02-04T11:57:00Z">
        <w:r>
          <w:t xml:space="preserve"> Screenshot of &lt;&lt;menu option&gt;&gt;</w:t>
        </w:r>
      </w:ins>
    </w:p>
    <w:p w14:paraId="4A5FB123" w14:textId="0FC55742" w:rsidR="00755D12" w:rsidRDefault="00755D12" w:rsidP="00755D12">
      <w:pPr>
        <w:rPr>
          <w:ins w:id="1566" w:author="Priya" w:date="2023-02-07T12:03:00Z"/>
        </w:rPr>
      </w:pPr>
    </w:p>
    <w:p w14:paraId="20B13DB2" w14:textId="4A988A6A" w:rsidR="00793A93" w:rsidRDefault="00793A93" w:rsidP="00755D12">
      <w:pPr>
        <w:rPr>
          <w:ins w:id="1567" w:author="Priya" w:date="2023-02-07T12:03:00Z"/>
        </w:rPr>
      </w:pPr>
    </w:p>
    <w:p w14:paraId="0E1D2B89" w14:textId="3DDC6608" w:rsidR="00793A93" w:rsidRDefault="000E11F8" w:rsidP="00793A93">
      <w:pPr>
        <w:ind w:firstLine="0"/>
        <w:rPr>
          <w:ins w:id="1568" w:author="Priya" w:date="2023-02-07T12:06:00Z"/>
        </w:rPr>
      </w:pPr>
      <w:ins w:id="1569" w:author="Priya Birjuprasad Kanojiya" w:date="2023-02-08T10:54:00Z">
        <w:r>
          <w:rPr>
            <w:noProof/>
          </w:rPr>
          <w:drawing>
            <wp:inline distT="0" distB="0" distL="0" distR="0" wp14:anchorId="4B430F22" wp14:editId="1EC67CF6">
              <wp:extent cx="6457950" cy="3632835"/>
              <wp:effectExtent l="0" t="0" r="0" b="5715"/>
              <wp:docPr id="23" name="Picture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57950" cy="36328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63026D2" w14:textId="504E0022" w:rsidR="00793A93" w:rsidRDefault="00793A93" w:rsidP="00793A93">
      <w:pPr>
        <w:ind w:firstLine="0"/>
        <w:rPr>
          <w:ins w:id="1570" w:author="Priya" w:date="2023-02-07T12:06:00Z"/>
        </w:rPr>
      </w:pPr>
    </w:p>
    <w:p w14:paraId="5B67FAE2" w14:textId="6F63FCB6" w:rsidR="00793A93" w:rsidRDefault="00B03A19">
      <w:pPr>
        <w:ind w:firstLine="0"/>
        <w:jc w:val="center"/>
        <w:rPr>
          <w:ins w:id="1571" w:author="Priya" w:date="2023-02-07T12:06:00Z"/>
        </w:rPr>
        <w:pPrChange w:id="1572" w:author="Priya Birjuprasad Kanojiya" w:date="2023-02-08T12:24:00Z">
          <w:pPr>
            <w:ind w:firstLine="0"/>
          </w:pPr>
        </w:pPrChange>
      </w:pPr>
      <w:ins w:id="1573" w:author="Priya Birjuprasad Kanojiya" w:date="2023-02-08T12:24:00Z">
        <w:r>
          <w:t xml:space="preserve">Figure </w:t>
        </w:r>
      </w:ins>
      <w:ins w:id="1574" w:author="Priya Birjuprasad Kanojiya" w:date="2023-02-08T12:44:00Z">
        <w:r w:rsidR="008E748A">
          <w:t>4</w:t>
        </w:r>
      </w:ins>
    </w:p>
    <w:p w14:paraId="77B6DDA9" w14:textId="77777777" w:rsidR="00793A93" w:rsidRDefault="00793A93">
      <w:pPr>
        <w:ind w:firstLine="0"/>
        <w:rPr>
          <w:ins w:id="1575" w:author="Jaishree Kantilal Tailor" w:date="2023-02-04T11:33:00Z"/>
        </w:rPr>
        <w:pPrChange w:id="1576" w:author="Priya" w:date="2023-02-07T12:05:00Z">
          <w:pPr/>
        </w:pPrChange>
      </w:pPr>
    </w:p>
    <w:p w14:paraId="541B64E1" w14:textId="7DEFA18E" w:rsidR="00755D12" w:rsidRDefault="00755D12" w:rsidP="00755D12">
      <w:pPr>
        <w:pStyle w:val="Heading3"/>
        <w:rPr>
          <w:ins w:id="1577" w:author="Jaishree Kantilal Tailor" w:date="2023-02-04T12:23:00Z"/>
          <w:lang w:bidi="ar-SA"/>
        </w:rPr>
      </w:pPr>
      <w:ins w:id="1578" w:author="Jaishree Kantilal Tailor" w:date="2023-02-04T11:33:00Z">
        <w:r w:rsidRPr="0073724C">
          <w:rPr>
            <w:lang w:bidi="ar-SA"/>
          </w:rPr>
          <w:t xml:space="preserve">Brief </w:t>
        </w:r>
      </w:ins>
      <w:ins w:id="1579" w:author="Jaishree Kantilal Tailor" w:date="2023-02-04T11:50:00Z">
        <w:r w:rsidR="000A5DFE">
          <w:rPr>
            <w:lang w:bidi="ar-SA"/>
          </w:rPr>
          <w:t>description</w:t>
        </w:r>
      </w:ins>
      <w:ins w:id="1580" w:author="Jaishree Kantilal Tailor" w:date="2023-02-04T11:33:00Z">
        <w:r w:rsidRPr="0073724C">
          <w:rPr>
            <w:lang w:bidi="ar-SA"/>
          </w:rPr>
          <w:t xml:space="preserve"> of the code, it’s input and output</w:t>
        </w:r>
      </w:ins>
    </w:p>
    <w:p w14:paraId="6D15B50D" w14:textId="32479C6D" w:rsidR="00516E98" w:rsidRDefault="00516E98">
      <w:pPr>
        <w:ind w:left="720" w:firstLine="0"/>
        <w:rPr>
          <w:ins w:id="1581" w:author="Priya" w:date="2023-02-07T11:23:00Z"/>
          <w:lang w:bidi="ar-SA"/>
        </w:rPr>
        <w:pPrChange w:id="1582" w:author="Priya" w:date="2023-02-07T11:23:00Z">
          <w:pPr/>
        </w:pPrChange>
      </w:pPr>
    </w:p>
    <w:p w14:paraId="0A245682" w14:textId="3DE09A9B" w:rsidR="00793A93" w:rsidRDefault="0072399A">
      <w:pPr>
        <w:pStyle w:val="ListParagraph"/>
        <w:numPr>
          <w:ilvl w:val="0"/>
          <w:numId w:val="104"/>
        </w:numPr>
        <w:rPr>
          <w:ins w:id="1583" w:author="Priya" w:date="2023-02-07T11:41:00Z"/>
          <w:lang w:bidi="ar-SA"/>
        </w:rPr>
      </w:pPr>
      <w:ins w:id="1584" w:author="Priya" w:date="2023-02-07T11:32:00Z">
        <w:r>
          <w:rPr>
            <w:lang w:bidi="ar-SA"/>
          </w:rPr>
          <w:t xml:space="preserve">The code gives user to </w:t>
        </w:r>
      </w:ins>
      <w:ins w:id="1585" w:author="Priya" w:date="2023-02-07T11:40:00Z">
        <w:r w:rsidR="00682356">
          <w:rPr>
            <w:lang w:bidi="ar-SA"/>
          </w:rPr>
          <w:t xml:space="preserve">access the website of </w:t>
        </w:r>
      </w:ins>
      <w:ins w:id="1586" w:author="Priya" w:date="2023-02-07T11:41:00Z">
        <w:r w:rsidR="00682356">
          <w:rPr>
            <w:lang w:bidi="ar-SA"/>
          </w:rPr>
          <w:t>S</w:t>
        </w:r>
      </w:ins>
      <w:ins w:id="1587" w:author="Priya" w:date="2023-02-07T11:40:00Z">
        <w:r w:rsidR="00682356">
          <w:rPr>
            <w:lang w:bidi="ar-SA"/>
          </w:rPr>
          <w:t xml:space="preserve">tarbucks and options </w:t>
        </w:r>
      </w:ins>
      <w:ins w:id="1588" w:author="Priya" w:date="2023-02-07T11:41:00Z">
        <w:r w:rsidR="00682356">
          <w:rPr>
            <w:lang w:bidi="ar-SA"/>
          </w:rPr>
          <w:t>to select operations which is to be performed.</w:t>
        </w:r>
      </w:ins>
    </w:p>
    <w:p w14:paraId="49C3003E" w14:textId="7CE660D2" w:rsidR="00682356" w:rsidRDefault="008C56DF" w:rsidP="00ED4128">
      <w:pPr>
        <w:pStyle w:val="ListParagraph"/>
        <w:numPr>
          <w:ilvl w:val="0"/>
          <w:numId w:val="104"/>
        </w:numPr>
        <w:rPr>
          <w:ins w:id="1589" w:author="Priya" w:date="2023-02-07T11:54:00Z"/>
          <w:lang w:bidi="ar-SA"/>
        </w:rPr>
      </w:pPr>
      <w:ins w:id="1590" w:author="Priya" w:date="2023-02-07T11:47:00Z">
        <w:r>
          <w:rPr>
            <w:lang w:bidi="ar-SA"/>
          </w:rPr>
          <w:t>There are options to select an item and another option for exception.</w:t>
        </w:r>
      </w:ins>
    </w:p>
    <w:p w14:paraId="2D1D4456" w14:textId="1EF8E3EE" w:rsidR="008C56DF" w:rsidRDefault="008C56DF" w:rsidP="00ED4128">
      <w:pPr>
        <w:pStyle w:val="ListParagraph"/>
        <w:numPr>
          <w:ilvl w:val="0"/>
          <w:numId w:val="104"/>
        </w:numPr>
        <w:rPr>
          <w:ins w:id="1591" w:author="Priya" w:date="2023-02-07T11:38:00Z"/>
          <w:lang w:bidi="ar-SA"/>
        </w:rPr>
      </w:pPr>
      <w:ins w:id="1592" w:author="Priya" w:date="2023-02-07T11:54:00Z">
        <w:r>
          <w:rPr>
            <w:lang w:bidi="ar-SA"/>
          </w:rPr>
          <w:t>In this we used single type of inheritance</w:t>
        </w:r>
      </w:ins>
      <w:ins w:id="1593" w:author="Priya" w:date="2023-02-07T11:55:00Z">
        <w:r>
          <w:rPr>
            <w:lang w:bidi="ar-SA"/>
          </w:rPr>
          <w:t>.</w:t>
        </w:r>
      </w:ins>
    </w:p>
    <w:p w14:paraId="4FE0EED1" w14:textId="17F0D9E2" w:rsidR="00682356" w:rsidRDefault="00682356" w:rsidP="00ED4128">
      <w:pPr>
        <w:pStyle w:val="ListParagraph"/>
        <w:numPr>
          <w:ilvl w:val="0"/>
          <w:numId w:val="104"/>
        </w:numPr>
        <w:rPr>
          <w:ins w:id="1594" w:author="Priya" w:date="2023-02-07T11:39:00Z"/>
          <w:lang w:bidi="ar-SA"/>
        </w:rPr>
      </w:pPr>
      <w:ins w:id="1595" w:author="Priya" w:date="2023-02-07T11:38:00Z">
        <w:r>
          <w:rPr>
            <w:lang w:bidi="ar-SA"/>
          </w:rPr>
          <w:t>There are</w:t>
        </w:r>
      </w:ins>
      <w:ins w:id="1596" w:author="Priya" w:date="2023-02-07T11:48:00Z">
        <w:r w:rsidR="008C56DF">
          <w:rPr>
            <w:lang w:bidi="ar-SA"/>
          </w:rPr>
          <w:t xml:space="preserve"> two</w:t>
        </w:r>
      </w:ins>
      <w:ins w:id="1597" w:author="Priya" w:date="2023-02-07T11:38:00Z">
        <w:r>
          <w:rPr>
            <w:lang w:bidi="ar-SA"/>
          </w:rPr>
          <w:t xml:space="preserve"> classes</w:t>
        </w:r>
      </w:ins>
      <w:ins w:id="1598" w:author="Priya" w:date="2023-02-07T11:39:00Z">
        <w:r>
          <w:rPr>
            <w:lang w:bidi="ar-SA"/>
          </w:rPr>
          <w:t xml:space="preserve"> with inheritance which include all the methods.</w:t>
        </w:r>
      </w:ins>
    </w:p>
    <w:p w14:paraId="6545208E" w14:textId="4FAEA2CB" w:rsidR="00682356" w:rsidRDefault="00682356" w:rsidP="00ED4128">
      <w:pPr>
        <w:pStyle w:val="ListParagraph"/>
        <w:numPr>
          <w:ilvl w:val="0"/>
          <w:numId w:val="104"/>
        </w:numPr>
        <w:rPr>
          <w:ins w:id="1599" w:author="Priya" w:date="2023-02-07T11:48:00Z"/>
          <w:lang w:bidi="ar-SA"/>
        </w:rPr>
      </w:pPr>
      <w:ins w:id="1600" w:author="Priya" w:date="2023-02-07T11:39:00Z">
        <w:r>
          <w:rPr>
            <w:lang w:bidi="ar-SA"/>
          </w:rPr>
          <w:t>In this all</w:t>
        </w:r>
      </w:ins>
      <w:ins w:id="1601" w:author="Priya" w:date="2023-02-07T11:40:00Z">
        <w:r>
          <w:rPr>
            <w:lang w:bidi="ar-SA"/>
          </w:rPr>
          <w:t xml:space="preserve"> the methods are instances.</w:t>
        </w:r>
      </w:ins>
    </w:p>
    <w:p w14:paraId="79A81937" w14:textId="4B22B243" w:rsidR="008C56DF" w:rsidRDefault="008C56DF" w:rsidP="00ED4128">
      <w:pPr>
        <w:pStyle w:val="ListParagraph"/>
        <w:numPr>
          <w:ilvl w:val="0"/>
          <w:numId w:val="104"/>
        </w:numPr>
        <w:rPr>
          <w:ins w:id="1602" w:author="Priya" w:date="2023-02-07T11:52:00Z"/>
          <w:lang w:bidi="ar-SA"/>
        </w:rPr>
      </w:pPr>
      <w:ins w:id="1603" w:author="Priya" w:date="2023-02-07T11:49:00Z">
        <w:r>
          <w:rPr>
            <w:lang w:bidi="ar-SA"/>
          </w:rPr>
          <w:t>Navigate to website is instance method which perform respective task</w:t>
        </w:r>
      </w:ins>
      <w:ins w:id="1604" w:author="Priya" w:date="2023-02-07T11:50:00Z">
        <w:r>
          <w:rPr>
            <w:lang w:bidi="ar-SA"/>
          </w:rPr>
          <w:t>s like to the given URL and give user to access website.</w:t>
        </w:r>
      </w:ins>
    </w:p>
    <w:p w14:paraId="0D1D9E4B" w14:textId="6B5B9684" w:rsidR="008C56DF" w:rsidRDefault="008C56DF" w:rsidP="00ED4128">
      <w:pPr>
        <w:pStyle w:val="ListParagraph"/>
        <w:numPr>
          <w:ilvl w:val="0"/>
          <w:numId w:val="104"/>
        </w:numPr>
        <w:rPr>
          <w:ins w:id="1605" w:author="Priya" w:date="2023-02-07T12:02:00Z"/>
          <w:lang w:bidi="ar-SA"/>
        </w:rPr>
      </w:pPr>
      <w:ins w:id="1606" w:author="Priya" w:date="2023-02-07T11:52:00Z">
        <w:r>
          <w:rPr>
            <w:lang w:bidi="ar-SA"/>
          </w:rPr>
          <w:t xml:space="preserve">To Inspect, various keywords are used </w:t>
        </w:r>
        <w:proofErr w:type="gramStart"/>
        <w:r>
          <w:rPr>
            <w:lang w:bidi="ar-SA"/>
          </w:rPr>
          <w:t>like ,</w:t>
        </w:r>
        <w:proofErr w:type="gramEnd"/>
        <w:r>
          <w:rPr>
            <w:lang w:bidi="ar-SA"/>
          </w:rPr>
          <w:t xml:space="preserve"> </w:t>
        </w:r>
      </w:ins>
      <w:ins w:id="1607" w:author="Priya" w:date="2023-02-07T11:53:00Z">
        <w:r>
          <w:rPr>
            <w:lang w:bidi="ar-SA"/>
          </w:rPr>
          <w:t xml:space="preserve">find elements by XPATH </w:t>
        </w:r>
      </w:ins>
      <w:ins w:id="1608" w:author="Priya" w:date="2023-02-07T11:54:00Z">
        <w:r>
          <w:rPr>
            <w:lang w:bidi="ar-SA"/>
          </w:rPr>
          <w:t xml:space="preserve"> and </w:t>
        </w:r>
      </w:ins>
      <w:ins w:id="1609" w:author="Priya" w:date="2023-02-07T11:53:00Z">
        <w:r>
          <w:rPr>
            <w:lang w:bidi="ar-SA"/>
          </w:rPr>
          <w:t>click elements by XPATH.</w:t>
        </w:r>
      </w:ins>
    </w:p>
    <w:p w14:paraId="33AA3BE4" w14:textId="246D4A3A" w:rsidR="00793A93" w:rsidRDefault="00793A93">
      <w:pPr>
        <w:pStyle w:val="ListParagraph"/>
        <w:ind w:left="1728" w:firstLine="0"/>
        <w:rPr>
          <w:ins w:id="1610" w:author="Priya" w:date="2023-02-07T11:47:00Z"/>
          <w:lang w:bidi="ar-SA"/>
        </w:rPr>
        <w:pPrChange w:id="1611" w:author="Priya" w:date="2023-02-07T12:03:00Z">
          <w:pPr>
            <w:pStyle w:val="ListParagraph"/>
            <w:numPr>
              <w:numId w:val="104"/>
            </w:numPr>
            <w:ind w:left="1728" w:hanging="360"/>
          </w:pPr>
        </w:pPrChange>
      </w:pPr>
    </w:p>
    <w:p w14:paraId="1EFB860F" w14:textId="2E449097" w:rsidR="008C56DF" w:rsidRDefault="008C56DF">
      <w:pPr>
        <w:ind w:firstLine="0"/>
        <w:rPr>
          <w:ins w:id="1612" w:author="Jaishree Kantilal Tailor" w:date="2023-02-04T12:23:00Z"/>
          <w:lang w:bidi="ar-SA"/>
        </w:rPr>
        <w:pPrChange w:id="1613" w:author="Priya" w:date="2023-02-07T11:48:00Z">
          <w:pPr/>
        </w:pPrChange>
      </w:pPr>
    </w:p>
    <w:p w14:paraId="5D2B3461" w14:textId="04F6FCED" w:rsidR="00516E98" w:rsidRPr="008A0BB4" w:rsidDel="00ED4128" w:rsidRDefault="008A0BB4">
      <w:pPr>
        <w:ind w:left="360" w:firstLine="0"/>
        <w:rPr>
          <w:ins w:id="1614" w:author="Jaishree Kantilal Tailor" w:date="2023-02-04T11:33:00Z"/>
          <w:del w:id="1615" w:author="Priya" w:date="2023-02-07T11:20:00Z"/>
          <w:color w:val="FF0000"/>
          <w:lang w:bidi="ar-SA"/>
          <w:rPrChange w:id="1616" w:author="Jaishree Kantilal Tailor" w:date="2023-02-04T12:24:00Z">
            <w:rPr>
              <w:ins w:id="1617" w:author="Jaishree Kantilal Tailor" w:date="2023-02-04T11:33:00Z"/>
              <w:del w:id="1618" w:author="Priya" w:date="2023-02-07T11:20:00Z"/>
              <w:lang w:bidi="ar-SA"/>
            </w:rPr>
          </w:rPrChange>
        </w:rPr>
        <w:pPrChange w:id="1619" w:author="Priya" w:date="2023-02-07T12:05:00Z">
          <w:pPr>
            <w:pStyle w:val="Heading3"/>
          </w:pPr>
        </w:pPrChange>
      </w:pPr>
      <w:ins w:id="1620" w:author="Jaishree Kantilal Tailor" w:date="2023-02-04T12:23:00Z">
        <w:del w:id="1621" w:author="Priya" w:date="2023-02-07T11:20:00Z">
          <w:r w:rsidRPr="008A0BB4" w:rsidDel="00ED4128">
            <w:rPr>
              <w:color w:val="FF0000"/>
              <w:lang w:bidi="ar-SA"/>
              <w:rPrChange w:id="1622" w:author="Jaishree Kantilal Tailor" w:date="2023-02-04T12:24:00Z">
                <w:rPr>
                  <w:b w:val="0"/>
                  <w:lang w:bidi="ar-SA"/>
                </w:rPr>
              </w:rPrChange>
            </w:rPr>
            <w:delText>[Note: PyTest</w:delText>
          </w:r>
        </w:del>
      </w:ins>
      <w:ins w:id="1623" w:author="Jaishree Kantilal Tailor" w:date="2023-02-04T12:24:00Z">
        <w:del w:id="1624" w:author="Priya" w:date="2023-02-07T11:20:00Z">
          <w:r w:rsidRPr="008A0BB4" w:rsidDel="00ED4128">
            <w:rPr>
              <w:color w:val="FF0000"/>
              <w:lang w:bidi="ar-SA"/>
              <w:rPrChange w:id="1625" w:author="Jaishree Kantilal Tailor" w:date="2023-02-04T12:24:00Z">
                <w:rPr>
                  <w:b w:val="0"/>
                  <w:lang w:bidi="ar-SA"/>
                </w:rPr>
              </w:rPrChange>
            </w:rPr>
            <w:delText xml:space="preserve"> implementation code in Testing section only not here]</w:delText>
          </w:r>
        </w:del>
      </w:ins>
    </w:p>
    <w:p w14:paraId="45B36E8C" w14:textId="661EEC31" w:rsidR="007758FC" w:rsidDel="00ED4128" w:rsidRDefault="005C5662">
      <w:pPr>
        <w:keepNext/>
        <w:rPr>
          <w:ins w:id="1626" w:author="Jaishree Kantilal Tailor" w:date="2023-02-04T11:57:00Z"/>
          <w:del w:id="1627" w:author="Priya" w:date="2023-02-07T11:20:00Z"/>
        </w:rPr>
        <w:pPrChange w:id="1628" w:author="Jaishree Kantilal Tailor" w:date="2023-02-04T11:58:00Z">
          <w:pPr>
            <w:pStyle w:val="Caption"/>
            <w:jc w:val="center"/>
          </w:pPr>
        </w:pPrChange>
      </w:pPr>
      <w:ins w:id="1629" w:author="Jaishree Kantilal Tailor" w:date="2023-02-04T11:09:00Z">
        <w:del w:id="1630" w:author="Priya" w:date="2023-02-07T11:20:00Z">
          <w:r w:rsidDel="00ED4128">
            <w:br w:type="page"/>
          </w:r>
        </w:del>
      </w:ins>
    </w:p>
    <w:p w14:paraId="078D109C" w14:textId="74609D3A" w:rsidR="005C5662" w:rsidDel="00793A93" w:rsidRDefault="003316D3">
      <w:pPr>
        <w:pStyle w:val="Heading1"/>
        <w:rPr>
          <w:ins w:id="1631" w:author="Jaishree Kantilal Tailor" w:date="2023-02-04T11:09:00Z"/>
          <w:del w:id="1632" w:author="Priya" w:date="2023-02-07T12:05:00Z"/>
          <w:lang w:bidi="ar-SA"/>
        </w:rPr>
        <w:pPrChange w:id="1633" w:author="Jaishree Kantilal Tailor" w:date="2023-02-04T11:10:00Z">
          <w:pPr>
            <w:pStyle w:val="Heading1"/>
            <w:numPr>
              <w:numId w:val="93"/>
            </w:numPr>
          </w:pPr>
        </w:pPrChange>
      </w:pPr>
      <w:ins w:id="1634" w:author="Jaishree Kantilal Tailor" w:date="2023-02-04T11:58:00Z">
        <w:del w:id="1635" w:author="Priya" w:date="2023-02-07T12:05:00Z">
          <w:r w:rsidDel="00793A93">
            <w:rPr>
              <w:lang w:bidi="ar-SA"/>
            </w:rPr>
            <w:lastRenderedPageBreak/>
            <w:delText xml:space="preserve">Standard Coding </w:delText>
          </w:r>
        </w:del>
      </w:ins>
      <w:ins w:id="1636" w:author="Jaishree Kantilal Tailor" w:date="2023-02-04T11:59:00Z">
        <w:del w:id="1637" w:author="Priya" w:date="2023-02-07T12:05:00Z">
          <w:r w:rsidDel="00793A93">
            <w:rPr>
              <w:lang w:bidi="ar-SA"/>
            </w:rPr>
            <w:delText>Practice Summary</w:delText>
          </w:r>
          <w:r w:rsidR="00F83D69" w:rsidDel="00793A93">
            <w:rPr>
              <w:lang w:bidi="ar-SA"/>
            </w:rPr>
            <w:delText xml:space="preserve"> </w:delText>
          </w:r>
        </w:del>
      </w:ins>
    </w:p>
    <w:p w14:paraId="49C2ED37" w14:textId="202BB630" w:rsidR="005C5662" w:rsidDel="00793A93" w:rsidRDefault="005C5662" w:rsidP="005C5662">
      <w:pPr>
        <w:rPr>
          <w:ins w:id="1638" w:author="Jaishree Kantilal Tailor" w:date="2023-02-04T11:09:00Z"/>
          <w:del w:id="1639" w:author="Priya" w:date="2023-02-07T12:05:00Z"/>
          <w:lang w:bidi="ar-SA"/>
        </w:rPr>
      </w:pPr>
      <w:ins w:id="1640" w:author="Jaishree Kantilal Tailor" w:date="2023-02-04T11:09:00Z">
        <w:del w:id="1641" w:author="Priya" w:date="2023-02-07T12:05:00Z">
          <w:r w:rsidDel="00793A93">
            <w:rPr>
              <w:lang w:bidi="ar-SA"/>
            </w:rPr>
            <w:delText xml:space="preserve">This section </w:delText>
          </w:r>
        </w:del>
      </w:ins>
      <w:ins w:id="1642" w:author="Jaishree Kantilal Tailor" w:date="2023-02-04T12:09:00Z">
        <w:del w:id="1643" w:author="Priya" w:date="2023-02-07T12:05:00Z">
          <w:r w:rsidR="00A52070" w:rsidDel="00793A93">
            <w:rPr>
              <w:lang w:bidi="ar-SA"/>
            </w:rPr>
            <w:delText>PyLint report</w:delText>
          </w:r>
        </w:del>
      </w:ins>
      <w:ins w:id="1644" w:author="Jaishree Kantilal Tailor" w:date="2023-02-04T12:10:00Z">
        <w:del w:id="1645" w:author="Priya" w:date="2023-02-07T12:05:00Z">
          <w:r w:rsidR="00A52070" w:rsidDel="00793A93">
            <w:rPr>
              <w:lang w:bidi="ar-SA"/>
            </w:rPr>
            <w:delText xml:space="preserve"> </w:delText>
          </w:r>
        </w:del>
      </w:ins>
      <w:ins w:id="1646" w:author="Jaishree Kantilal Tailor" w:date="2023-02-04T12:09:00Z">
        <w:del w:id="1647" w:author="Priya" w:date="2023-02-07T12:05:00Z">
          <w:r w:rsidR="00A52070" w:rsidDel="00793A93">
            <w:rPr>
              <w:lang w:bidi="ar-SA"/>
            </w:rPr>
            <w:delText xml:space="preserve">for any </w:delText>
          </w:r>
        </w:del>
      </w:ins>
      <w:ins w:id="1648" w:author="Jaishree Kantilal Tailor" w:date="2023-02-04T12:10:00Z">
        <w:del w:id="1649" w:author="Priya" w:date="2023-02-07T12:05:00Z">
          <w:r w:rsidR="00A52070" w:rsidDel="00793A93">
            <w:rPr>
              <w:lang w:bidi="ar-SA"/>
            </w:rPr>
            <w:delText xml:space="preserve">one source file per member. Fix </w:delText>
          </w:r>
        </w:del>
      </w:ins>
      <w:ins w:id="1650" w:author="Jaishree Kantilal Tailor" w:date="2023-02-04T12:11:00Z">
        <w:del w:id="1651" w:author="Priya" w:date="2023-02-07T12:05:00Z">
          <w:r w:rsidR="00A52070" w:rsidDel="00793A93">
            <w:rPr>
              <w:lang w:bidi="ar-SA"/>
            </w:rPr>
            <w:delText>the code with standard practice and re-run for PyLint report</w:delText>
          </w:r>
        </w:del>
      </w:ins>
    </w:p>
    <w:tbl>
      <w:tblPr>
        <w:tblStyle w:val="GridTable5Dark-Accent1"/>
        <w:tblW w:w="7738" w:type="dxa"/>
        <w:jc w:val="center"/>
        <w:tblLook w:val="04A0" w:firstRow="1" w:lastRow="0" w:firstColumn="1" w:lastColumn="0" w:noHBand="0" w:noVBand="1"/>
        <w:tblPrChange w:id="1652" w:author="Jaishree Kantilal Tailor" w:date="2023-02-04T12:20:00Z">
          <w:tblPr>
            <w:tblStyle w:val="GridTable5Dark-Accent1"/>
            <w:tblW w:w="9788" w:type="dxa"/>
            <w:jc w:val="center"/>
            <w:tblLook w:val="04A0" w:firstRow="1" w:lastRow="0" w:firstColumn="1" w:lastColumn="0" w:noHBand="0" w:noVBand="1"/>
          </w:tblPr>
        </w:tblPrChange>
      </w:tblPr>
      <w:tblGrid>
        <w:gridCol w:w="1283"/>
        <w:gridCol w:w="2206"/>
        <w:gridCol w:w="2206"/>
        <w:gridCol w:w="2043"/>
        <w:tblGridChange w:id="1653">
          <w:tblGrid>
            <w:gridCol w:w="2110"/>
            <w:gridCol w:w="3839"/>
            <w:gridCol w:w="3839"/>
            <w:gridCol w:w="3839"/>
          </w:tblGrid>
        </w:tblGridChange>
      </w:tblGrid>
      <w:tr w:rsidR="007C3D34" w:rsidDel="00793A93" w14:paraId="0BA8307D" w14:textId="461A7A9A" w:rsidTr="007B6B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05"/>
          <w:jc w:val="center"/>
          <w:ins w:id="1654" w:author="Jaishree Kantilal Tailor" w:date="2023-02-04T11:13:00Z"/>
          <w:del w:id="1655" w:author="Priya" w:date="2023-02-07T12:05:00Z"/>
          <w:trPrChange w:id="1656" w:author="Jaishree Kantilal Tailor" w:date="2023-02-04T12:20:00Z">
            <w:trPr>
              <w:jc w:val="center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3" w:type="dxa"/>
            <w:tcPrChange w:id="1657" w:author="Jaishree Kantilal Tailor" w:date="2023-02-04T12:20:00Z">
              <w:tcPr>
                <w:tcW w:w="2110" w:type="dxa"/>
              </w:tcPr>
            </w:tcPrChange>
          </w:tcPr>
          <w:p w14:paraId="68368EF0" w14:textId="12D3175A" w:rsidR="007C3D34" w:rsidDel="00793A93" w:rsidRDefault="007C3D34">
            <w:pPr>
              <w:pStyle w:val="Heading3"/>
              <w:numPr>
                <w:ilvl w:val="0"/>
                <w:numId w:val="0"/>
              </w:numPr>
              <w:jc w:val="center"/>
              <w:outlineLvl w:val="2"/>
              <w:cnfStyle w:val="101000000000" w:firstRow="1" w:lastRow="0" w:firstColumn="1" w:lastColumn="0" w:oddVBand="0" w:evenVBand="0" w:oddHBand="0" w:evenHBand="0" w:firstRowFirstColumn="0" w:firstRowLastColumn="0" w:lastRowFirstColumn="0" w:lastRowLastColumn="0"/>
              <w:rPr>
                <w:ins w:id="1658" w:author="Jaishree Kantilal Tailor" w:date="2023-02-04T11:13:00Z"/>
                <w:del w:id="1659" w:author="Priya" w:date="2023-02-07T12:05:00Z"/>
              </w:rPr>
              <w:pPrChange w:id="1660" w:author="Jaishree Kantilal Tailor" w:date="2023-02-04T12:12:00Z">
                <w:pPr>
                  <w:pStyle w:val="Heading3"/>
                  <w:numPr>
                    <w:numId w:val="0"/>
                  </w:numPr>
                  <w:ind w:left="0" w:firstLine="0"/>
                  <w:outlineLvl w:val="2"/>
                  <w:cnfStyle w:val="101000000000" w:firstRow="1" w:lastRow="0" w:firstColumn="1" w:lastColumn="0" w:oddVBand="0" w:evenVBand="0" w:oddHBand="0" w:evenHBand="0" w:firstRowFirstColumn="0" w:firstRowLastColumn="0" w:lastRowFirstColumn="0" w:lastRowLastColumn="0"/>
                </w:pPr>
              </w:pPrChange>
            </w:pPr>
            <w:ins w:id="1661" w:author="Jaishree Kantilal Tailor" w:date="2023-02-04T12:12:00Z">
              <w:del w:id="1662" w:author="Priya" w:date="2023-02-07T12:05:00Z">
                <w:r w:rsidDel="00793A93">
                  <w:delText>PSNO</w:delText>
                </w:r>
              </w:del>
            </w:ins>
          </w:p>
        </w:tc>
        <w:tc>
          <w:tcPr>
            <w:tcW w:w="2206" w:type="dxa"/>
            <w:tcPrChange w:id="1663" w:author="Jaishree Kantilal Tailor" w:date="2023-02-04T12:20:00Z">
              <w:tcPr>
                <w:tcW w:w="3839" w:type="dxa"/>
              </w:tcPr>
            </w:tcPrChange>
          </w:tcPr>
          <w:p w14:paraId="10168B12" w14:textId="2099DB35" w:rsidR="007C3D34" w:rsidDel="00793A93" w:rsidRDefault="007C3D34">
            <w:pPr>
              <w:pStyle w:val="Heading3"/>
              <w:numPr>
                <w:ilvl w:val="0"/>
                <w:numId w:val="0"/>
              </w:numPr>
              <w:jc w:val="center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1664" w:author="Jaishree Kantilal Tailor" w:date="2023-02-04T11:13:00Z"/>
                <w:del w:id="1665" w:author="Priya" w:date="2023-02-07T12:05:00Z"/>
              </w:rPr>
              <w:pPrChange w:id="1666" w:author="Jaishree Kantilal Tailor" w:date="2023-02-04T12:12:00Z">
                <w:pPr>
                  <w:pStyle w:val="Heading3"/>
                  <w:numPr>
                    <w:numId w:val="0"/>
                  </w:numPr>
                  <w:ind w:left="0" w:firstLine="0"/>
                  <w:outlineLvl w:val="2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  <w:ins w:id="1667" w:author="Jaishree Kantilal Tailor" w:date="2023-02-04T12:12:00Z">
              <w:del w:id="1668" w:author="Priya" w:date="2023-02-07T12:05:00Z">
                <w:r w:rsidDel="00793A93">
                  <w:delText>Source File Name</w:delText>
                </w:r>
              </w:del>
            </w:ins>
          </w:p>
        </w:tc>
        <w:tc>
          <w:tcPr>
            <w:tcW w:w="2206" w:type="dxa"/>
            <w:tcPrChange w:id="1669" w:author="Jaishree Kantilal Tailor" w:date="2023-02-04T12:20:00Z">
              <w:tcPr>
                <w:tcW w:w="3839" w:type="dxa"/>
              </w:tcPr>
            </w:tcPrChange>
          </w:tcPr>
          <w:p w14:paraId="6B453DC8" w14:textId="5F396F9B" w:rsidR="007C3D34" w:rsidDel="00793A93" w:rsidRDefault="007C3D34">
            <w:pPr>
              <w:pStyle w:val="Heading3"/>
              <w:numPr>
                <w:ilvl w:val="0"/>
                <w:numId w:val="0"/>
              </w:numPr>
              <w:jc w:val="center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1670" w:author="Jaishree Kantilal Tailor" w:date="2023-02-04T12:12:00Z"/>
                <w:del w:id="1671" w:author="Priya" w:date="2023-02-07T12:05:00Z"/>
              </w:rPr>
              <w:pPrChange w:id="1672" w:author="Jaishree Kantilal Tailor" w:date="2023-02-04T12:12:00Z">
                <w:pPr>
                  <w:pStyle w:val="Heading3"/>
                  <w:numPr>
                    <w:numId w:val="0"/>
                  </w:numPr>
                  <w:ind w:left="0" w:firstLine="0"/>
                  <w:outlineLvl w:val="2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  <w:ins w:id="1673" w:author="Jaishree Kantilal Tailor" w:date="2023-02-04T12:12:00Z">
              <w:del w:id="1674" w:author="Priya" w:date="2023-02-07T12:05:00Z">
                <w:r w:rsidDel="00793A93">
                  <w:delText xml:space="preserve">Quality Index </w:delText>
                </w:r>
              </w:del>
            </w:ins>
            <w:ins w:id="1675" w:author="Jaishree Kantilal Tailor" w:date="2023-02-04T12:14:00Z">
              <w:del w:id="1676" w:author="Priya" w:date="2023-02-07T12:05:00Z">
                <w:r w:rsidDel="00793A93">
                  <w:delText>and S</w:delText>
                </w:r>
              </w:del>
            </w:ins>
            <w:ins w:id="1677" w:author="Jaishree Kantilal Tailor" w:date="2023-02-04T12:15:00Z">
              <w:del w:id="1678" w:author="Priya" w:date="2023-02-07T12:05:00Z">
                <w:r w:rsidDel="00793A93">
                  <w:delText xml:space="preserve">uggestions </w:delText>
                </w:r>
              </w:del>
            </w:ins>
            <w:ins w:id="1679" w:author="Jaishree Kantilal Tailor" w:date="2023-02-04T12:14:00Z">
              <w:del w:id="1680" w:author="Priya" w:date="2023-02-07T12:05:00Z">
                <w:r w:rsidDel="00793A93">
                  <w:delText>before PyLint Recommendation</w:delText>
                </w:r>
              </w:del>
            </w:ins>
          </w:p>
        </w:tc>
        <w:tc>
          <w:tcPr>
            <w:tcW w:w="2043" w:type="dxa"/>
            <w:tcPrChange w:id="1681" w:author="Jaishree Kantilal Tailor" w:date="2023-02-04T12:20:00Z">
              <w:tcPr>
                <w:tcW w:w="3839" w:type="dxa"/>
              </w:tcPr>
            </w:tcPrChange>
          </w:tcPr>
          <w:p w14:paraId="6E525F6E" w14:textId="4EEBC612" w:rsidR="007C3D34" w:rsidDel="00793A93" w:rsidRDefault="007C3D34" w:rsidP="007C3D34">
            <w:pPr>
              <w:pStyle w:val="Heading3"/>
              <w:numPr>
                <w:ilvl w:val="0"/>
                <w:numId w:val="0"/>
              </w:numPr>
              <w:jc w:val="center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1682" w:author="Jaishree Kantilal Tailor" w:date="2023-02-04T12:14:00Z"/>
                <w:del w:id="1683" w:author="Priya" w:date="2023-02-07T12:05:00Z"/>
              </w:rPr>
            </w:pPr>
            <w:ins w:id="1684" w:author="Jaishree Kantilal Tailor" w:date="2023-02-04T12:15:00Z">
              <w:del w:id="1685" w:author="Priya" w:date="2023-02-07T12:05:00Z">
                <w:r w:rsidDel="00793A93">
                  <w:delText>Quality Index and Suggestions after PyLint Recommendation</w:delText>
                </w:r>
              </w:del>
            </w:ins>
          </w:p>
        </w:tc>
      </w:tr>
      <w:tr w:rsidR="007C3D34" w:rsidDel="00793A93" w14:paraId="76DB220C" w14:textId="5F9CD17A" w:rsidTr="007B6B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4"/>
          <w:jc w:val="center"/>
          <w:ins w:id="1686" w:author="Jaishree Kantilal Tailor" w:date="2023-02-04T11:13:00Z"/>
          <w:del w:id="1687" w:author="Priya" w:date="2023-02-07T12:06:00Z"/>
          <w:trPrChange w:id="1688" w:author="Jaishree Kantilal Tailor" w:date="2023-02-04T12:20:00Z">
            <w:trPr>
              <w:jc w:val="center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3" w:type="dxa"/>
            <w:tcPrChange w:id="1689" w:author="Jaishree Kantilal Tailor" w:date="2023-02-04T12:20:00Z">
              <w:tcPr>
                <w:tcW w:w="2110" w:type="dxa"/>
              </w:tcPr>
            </w:tcPrChange>
          </w:tcPr>
          <w:p w14:paraId="4E58D239" w14:textId="00DE4C87" w:rsidR="007C3D34" w:rsidDel="00793A93" w:rsidRDefault="007C3D34">
            <w:pPr>
              <w:ind w:firstLine="0"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1690" w:author="Jaishree Kantilal Tailor" w:date="2023-02-04T11:13:00Z"/>
                <w:del w:id="1691" w:author="Priya" w:date="2023-02-07T12:06:00Z"/>
              </w:rPr>
              <w:pPrChange w:id="1692" w:author="Priya" w:date="2023-02-07T12:05:00Z">
                <w:pPr>
                  <w:pStyle w:val="Heading3"/>
                  <w:numPr>
                    <w:numId w:val="0"/>
                  </w:numPr>
                  <w:ind w:left="0" w:firstLine="0"/>
                  <w:outlineLvl w:val="2"/>
    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  </w:pPr>
              </w:pPrChange>
            </w:pPr>
          </w:p>
        </w:tc>
        <w:tc>
          <w:tcPr>
            <w:tcW w:w="2206" w:type="dxa"/>
            <w:tcPrChange w:id="1693" w:author="Jaishree Kantilal Tailor" w:date="2023-02-04T12:20:00Z">
              <w:tcPr>
                <w:tcW w:w="3839" w:type="dxa"/>
              </w:tcPr>
            </w:tcPrChange>
          </w:tcPr>
          <w:p w14:paraId="4085B1FE" w14:textId="6B2A7DB4" w:rsidR="007C3D34" w:rsidRPr="0018328D" w:rsidDel="00793A93" w:rsidRDefault="007C3D34" w:rsidP="0073724C">
            <w:pPr>
              <w:pStyle w:val="Heading3"/>
              <w:numPr>
                <w:ilvl w:val="0"/>
                <w:numId w:val="0"/>
              </w:numPr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694" w:author="Jaishree Kantilal Tailor" w:date="2023-02-04T11:13:00Z"/>
                <w:del w:id="1695" w:author="Priya" w:date="2023-02-07T12:06:00Z"/>
                <w:rFonts w:ascii="Calibri" w:hAnsi="Calibri"/>
                <w:b w:val="0"/>
                <w:sz w:val="24"/>
                <w:szCs w:val="22"/>
                <w:lang w:bidi="ar-SA"/>
                <w:rPrChange w:id="1696" w:author="Jaishree Kantilal Tailor" w:date="2023-02-04T11:28:00Z">
                  <w:rPr>
                    <w:ins w:id="1697" w:author="Jaishree Kantilal Tailor" w:date="2023-02-04T11:13:00Z"/>
                    <w:del w:id="1698" w:author="Priya" w:date="2023-02-07T12:06:00Z"/>
                  </w:rPr>
                </w:rPrChange>
              </w:rPr>
            </w:pPr>
          </w:p>
        </w:tc>
        <w:tc>
          <w:tcPr>
            <w:tcW w:w="2206" w:type="dxa"/>
            <w:tcPrChange w:id="1699" w:author="Jaishree Kantilal Tailor" w:date="2023-02-04T12:20:00Z">
              <w:tcPr>
                <w:tcW w:w="3839" w:type="dxa"/>
              </w:tcPr>
            </w:tcPrChange>
          </w:tcPr>
          <w:p w14:paraId="68A3E0EC" w14:textId="5825581A" w:rsidR="007C3D34" w:rsidRPr="0018328D" w:rsidDel="00793A93" w:rsidRDefault="007C3D34" w:rsidP="0073724C">
            <w:pPr>
              <w:pStyle w:val="Heading3"/>
              <w:numPr>
                <w:ilvl w:val="0"/>
                <w:numId w:val="0"/>
              </w:numPr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700" w:author="Jaishree Kantilal Tailor" w:date="2023-02-04T12:12:00Z"/>
                <w:del w:id="1701" w:author="Priya" w:date="2023-02-07T12:06:00Z"/>
                <w:rFonts w:ascii="Calibri" w:hAnsi="Calibri"/>
                <w:b w:val="0"/>
                <w:sz w:val="24"/>
                <w:szCs w:val="22"/>
                <w:lang w:bidi="ar-SA"/>
              </w:rPr>
            </w:pPr>
          </w:p>
        </w:tc>
        <w:tc>
          <w:tcPr>
            <w:tcW w:w="2043" w:type="dxa"/>
            <w:tcPrChange w:id="1702" w:author="Jaishree Kantilal Tailor" w:date="2023-02-04T12:20:00Z">
              <w:tcPr>
                <w:tcW w:w="3839" w:type="dxa"/>
              </w:tcPr>
            </w:tcPrChange>
          </w:tcPr>
          <w:p w14:paraId="2970BB97" w14:textId="2BB1D09D" w:rsidR="007C3D34" w:rsidRPr="0018328D" w:rsidDel="00793A93" w:rsidRDefault="007C3D34" w:rsidP="0073724C">
            <w:pPr>
              <w:pStyle w:val="Heading3"/>
              <w:numPr>
                <w:ilvl w:val="0"/>
                <w:numId w:val="0"/>
              </w:numPr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703" w:author="Jaishree Kantilal Tailor" w:date="2023-02-04T12:14:00Z"/>
                <w:del w:id="1704" w:author="Priya" w:date="2023-02-07T12:06:00Z"/>
                <w:rFonts w:ascii="Calibri" w:hAnsi="Calibri"/>
                <w:b w:val="0"/>
                <w:sz w:val="24"/>
                <w:szCs w:val="22"/>
                <w:lang w:bidi="ar-SA"/>
              </w:rPr>
            </w:pPr>
          </w:p>
        </w:tc>
      </w:tr>
      <w:tr w:rsidR="007C3D34" w:rsidDel="00793A93" w14:paraId="5E3C2083" w14:textId="3B6BF295" w:rsidTr="007B6B17">
        <w:trPr>
          <w:trHeight w:val="654"/>
          <w:jc w:val="center"/>
          <w:ins w:id="1705" w:author="Jaishree Kantilal Tailor" w:date="2023-02-04T11:13:00Z"/>
          <w:del w:id="1706" w:author="Priya" w:date="2023-02-07T12:06:00Z"/>
          <w:trPrChange w:id="1707" w:author="Jaishree Kantilal Tailor" w:date="2023-02-04T12:20:00Z">
            <w:trPr>
              <w:jc w:val="center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3" w:type="dxa"/>
            <w:tcPrChange w:id="1708" w:author="Jaishree Kantilal Tailor" w:date="2023-02-04T12:20:00Z">
              <w:tcPr>
                <w:tcW w:w="2110" w:type="dxa"/>
              </w:tcPr>
            </w:tcPrChange>
          </w:tcPr>
          <w:p w14:paraId="4FB62EF4" w14:textId="1E1D293D" w:rsidR="007C3D34" w:rsidDel="00793A93" w:rsidRDefault="007C3D34" w:rsidP="0073724C">
            <w:pPr>
              <w:pStyle w:val="Heading3"/>
              <w:numPr>
                <w:ilvl w:val="0"/>
                <w:numId w:val="0"/>
              </w:numPr>
              <w:outlineLvl w:val="2"/>
              <w:rPr>
                <w:ins w:id="1709" w:author="Jaishree Kantilal Tailor" w:date="2023-02-04T11:13:00Z"/>
                <w:del w:id="1710" w:author="Priya" w:date="2023-02-07T12:06:00Z"/>
              </w:rPr>
            </w:pPr>
          </w:p>
        </w:tc>
        <w:tc>
          <w:tcPr>
            <w:tcW w:w="2206" w:type="dxa"/>
            <w:tcPrChange w:id="1711" w:author="Jaishree Kantilal Tailor" w:date="2023-02-04T12:20:00Z">
              <w:tcPr>
                <w:tcW w:w="3839" w:type="dxa"/>
              </w:tcPr>
            </w:tcPrChange>
          </w:tcPr>
          <w:p w14:paraId="1B342594" w14:textId="5FC3BC8F" w:rsidR="007C3D34" w:rsidRPr="0018328D" w:rsidDel="00793A93" w:rsidRDefault="007C3D34" w:rsidP="0073724C">
            <w:pPr>
              <w:pStyle w:val="Heading3"/>
              <w:numPr>
                <w:ilvl w:val="0"/>
                <w:numId w:val="0"/>
              </w:numPr>
              <w:outlineLvl w:val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712" w:author="Jaishree Kantilal Tailor" w:date="2023-02-04T11:13:00Z"/>
                <w:del w:id="1713" w:author="Priya" w:date="2023-02-07T12:06:00Z"/>
                <w:rFonts w:ascii="Calibri" w:hAnsi="Calibri"/>
                <w:b w:val="0"/>
                <w:sz w:val="24"/>
                <w:szCs w:val="22"/>
                <w:lang w:bidi="ar-SA"/>
                <w:rPrChange w:id="1714" w:author="Jaishree Kantilal Tailor" w:date="2023-02-04T11:28:00Z">
                  <w:rPr>
                    <w:ins w:id="1715" w:author="Jaishree Kantilal Tailor" w:date="2023-02-04T11:13:00Z"/>
                    <w:del w:id="1716" w:author="Priya" w:date="2023-02-07T12:06:00Z"/>
                  </w:rPr>
                </w:rPrChange>
              </w:rPr>
            </w:pPr>
          </w:p>
        </w:tc>
        <w:tc>
          <w:tcPr>
            <w:tcW w:w="2206" w:type="dxa"/>
            <w:tcPrChange w:id="1717" w:author="Jaishree Kantilal Tailor" w:date="2023-02-04T12:20:00Z">
              <w:tcPr>
                <w:tcW w:w="3839" w:type="dxa"/>
              </w:tcPr>
            </w:tcPrChange>
          </w:tcPr>
          <w:p w14:paraId="7BDA1614" w14:textId="7325AB03" w:rsidR="007C3D34" w:rsidRPr="0018328D" w:rsidDel="00793A93" w:rsidRDefault="007C3D34" w:rsidP="0073724C">
            <w:pPr>
              <w:pStyle w:val="Heading3"/>
              <w:numPr>
                <w:ilvl w:val="0"/>
                <w:numId w:val="0"/>
              </w:numPr>
              <w:outlineLvl w:val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718" w:author="Jaishree Kantilal Tailor" w:date="2023-02-04T12:12:00Z"/>
                <w:del w:id="1719" w:author="Priya" w:date="2023-02-07T12:06:00Z"/>
                <w:rFonts w:ascii="Calibri" w:hAnsi="Calibri"/>
                <w:b w:val="0"/>
                <w:sz w:val="24"/>
                <w:szCs w:val="22"/>
                <w:lang w:bidi="ar-SA"/>
              </w:rPr>
            </w:pPr>
          </w:p>
        </w:tc>
        <w:tc>
          <w:tcPr>
            <w:tcW w:w="2043" w:type="dxa"/>
            <w:tcPrChange w:id="1720" w:author="Jaishree Kantilal Tailor" w:date="2023-02-04T12:20:00Z">
              <w:tcPr>
                <w:tcW w:w="3839" w:type="dxa"/>
              </w:tcPr>
            </w:tcPrChange>
          </w:tcPr>
          <w:p w14:paraId="4A60DF49" w14:textId="071E95F8" w:rsidR="007C3D34" w:rsidRPr="0018328D" w:rsidDel="00793A93" w:rsidRDefault="007C3D34" w:rsidP="0073724C">
            <w:pPr>
              <w:pStyle w:val="Heading3"/>
              <w:numPr>
                <w:ilvl w:val="0"/>
                <w:numId w:val="0"/>
              </w:numPr>
              <w:outlineLvl w:val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721" w:author="Jaishree Kantilal Tailor" w:date="2023-02-04T12:14:00Z"/>
                <w:del w:id="1722" w:author="Priya" w:date="2023-02-07T12:06:00Z"/>
                <w:rFonts w:ascii="Calibri" w:hAnsi="Calibri"/>
                <w:b w:val="0"/>
                <w:sz w:val="24"/>
                <w:szCs w:val="22"/>
                <w:lang w:bidi="ar-SA"/>
              </w:rPr>
            </w:pPr>
          </w:p>
        </w:tc>
      </w:tr>
      <w:tr w:rsidR="007C3D34" w:rsidDel="00793A93" w14:paraId="618D9578" w14:textId="089C0938" w:rsidTr="007B6B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4"/>
          <w:jc w:val="center"/>
          <w:ins w:id="1723" w:author="Jaishree Kantilal Tailor" w:date="2023-02-04T11:13:00Z"/>
          <w:del w:id="1724" w:author="Priya" w:date="2023-02-07T12:06:00Z"/>
          <w:trPrChange w:id="1725" w:author="Jaishree Kantilal Tailor" w:date="2023-02-04T12:20:00Z">
            <w:trPr>
              <w:jc w:val="center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3" w:type="dxa"/>
            <w:tcPrChange w:id="1726" w:author="Jaishree Kantilal Tailor" w:date="2023-02-04T12:20:00Z">
              <w:tcPr>
                <w:tcW w:w="2110" w:type="dxa"/>
              </w:tcPr>
            </w:tcPrChange>
          </w:tcPr>
          <w:p w14:paraId="43B83A39" w14:textId="37460D67" w:rsidR="007C3D34" w:rsidDel="00793A93" w:rsidRDefault="007C3D34" w:rsidP="009016E3">
            <w:pPr>
              <w:pStyle w:val="Heading3"/>
              <w:numPr>
                <w:ilvl w:val="0"/>
                <w:numId w:val="0"/>
              </w:numPr>
              <w:outlineLvl w:val="2"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1727" w:author="Jaishree Kantilal Tailor" w:date="2023-02-04T11:13:00Z"/>
                <w:del w:id="1728" w:author="Priya" w:date="2023-02-07T12:06:00Z"/>
              </w:rPr>
            </w:pPr>
          </w:p>
        </w:tc>
        <w:tc>
          <w:tcPr>
            <w:tcW w:w="2206" w:type="dxa"/>
            <w:tcPrChange w:id="1729" w:author="Jaishree Kantilal Tailor" w:date="2023-02-04T12:20:00Z">
              <w:tcPr>
                <w:tcW w:w="3839" w:type="dxa"/>
              </w:tcPr>
            </w:tcPrChange>
          </w:tcPr>
          <w:p w14:paraId="0D9E877C" w14:textId="157D0901" w:rsidR="007C3D34" w:rsidRPr="0018328D" w:rsidDel="00793A93" w:rsidRDefault="007C3D34" w:rsidP="009016E3">
            <w:pPr>
              <w:pStyle w:val="Heading3"/>
              <w:numPr>
                <w:ilvl w:val="0"/>
                <w:numId w:val="0"/>
              </w:numPr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730" w:author="Jaishree Kantilal Tailor" w:date="2023-02-04T11:13:00Z"/>
                <w:del w:id="1731" w:author="Priya" w:date="2023-02-07T12:06:00Z"/>
                <w:rFonts w:ascii="Calibri" w:hAnsi="Calibri"/>
                <w:b w:val="0"/>
                <w:sz w:val="24"/>
                <w:szCs w:val="22"/>
                <w:lang w:bidi="ar-SA"/>
                <w:rPrChange w:id="1732" w:author="Jaishree Kantilal Tailor" w:date="2023-02-04T11:28:00Z">
                  <w:rPr>
                    <w:ins w:id="1733" w:author="Jaishree Kantilal Tailor" w:date="2023-02-04T11:13:00Z"/>
                    <w:del w:id="1734" w:author="Priya" w:date="2023-02-07T12:06:00Z"/>
                  </w:rPr>
                </w:rPrChange>
              </w:rPr>
            </w:pPr>
          </w:p>
        </w:tc>
        <w:tc>
          <w:tcPr>
            <w:tcW w:w="2206" w:type="dxa"/>
            <w:tcPrChange w:id="1735" w:author="Jaishree Kantilal Tailor" w:date="2023-02-04T12:20:00Z">
              <w:tcPr>
                <w:tcW w:w="3839" w:type="dxa"/>
              </w:tcPr>
            </w:tcPrChange>
          </w:tcPr>
          <w:p w14:paraId="692D7953" w14:textId="78CF2402" w:rsidR="007C3D34" w:rsidRPr="0018328D" w:rsidDel="00793A93" w:rsidRDefault="007C3D34" w:rsidP="009016E3">
            <w:pPr>
              <w:pStyle w:val="Heading3"/>
              <w:numPr>
                <w:ilvl w:val="0"/>
                <w:numId w:val="0"/>
              </w:numPr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736" w:author="Jaishree Kantilal Tailor" w:date="2023-02-04T12:12:00Z"/>
                <w:del w:id="1737" w:author="Priya" w:date="2023-02-07T12:06:00Z"/>
                <w:rFonts w:ascii="Calibri" w:hAnsi="Calibri"/>
                <w:b w:val="0"/>
                <w:sz w:val="24"/>
                <w:szCs w:val="22"/>
                <w:lang w:bidi="ar-SA"/>
              </w:rPr>
            </w:pPr>
          </w:p>
        </w:tc>
        <w:tc>
          <w:tcPr>
            <w:tcW w:w="2043" w:type="dxa"/>
            <w:tcPrChange w:id="1738" w:author="Jaishree Kantilal Tailor" w:date="2023-02-04T12:20:00Z">
              <w:tcPr>
                <w:tcW w:w="3839" w:type="dxa"/>
              </w:tcPr>
            </w:tcPrChange>
          </w:tcPr>
          <w:p w14:paraId="643615A3" w14:textId="3DA546DB" w:rsidR="007C3D34" w:rsidRPr="0018328D" w:rsidDel="00793A93" w:rsidRDefault="007C3D34" w:rsidP="009016E3">
            <w:pPr>
              <w:pStyle w:val="Heading3"/>
              <w:numPr>
                <w:ilvl w:val="0"/>
                <w:numId w:val="0"/>
              </w:numPr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739" w:author="Jaishree Kantilal Tailor" w:date="2023-02-04T12:14:00Z"/>
                <w:del w:id="1740" w:author="Priya" w:date="2023-02-07T12:06:00Z"/>
                <w:rFonts w:ascii="Calibri" w:hAnsi="Calibri"/>
                <w:b w:val="0"/>
                <w:sz w:val="24"/>
                <w:szCs w:val="22"/>
                <w:lang w:bidi="ar-SA"/>
              </w:rPr>
            </w:pPr>
          </w:p>
        </w:tc>
      </w:tr>
      <w:tr w:rsidR="007C3D34" w:rsidDel="00793A93" w14:paraId="40975A89" w14:textId="0B91ECA6" w:rsidTr="007B6B17">
        <w:trPr>
          <w:trHeight w:val="654"/>
          <w:jc w:val="center"/>
          <w:ins w:id="1741" w:author="Jaishree Kantilal Tailor" w:date="2023-02-04T11:13:00Z"/>
          <w:del w:id="1742" w:author="Priya" w:date="2023-02-07T12:06:00Z"/>
          <w:trPrChange w:id="1743" w:author="Jaishree Kantilal Tailor" w:date="2023-02-04T12:20:00Z">
            <w:trPr>
              <w:jc w:val="center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3" w:type="dxa"/>
            <w:tcPrChange w:id="1744" w:author="Jaishree Kantilal Tailor" w:date="2023-02-04T12:20:00Z">
              <w:tcPr>
                <w:tcW w:w="2110" w:type="dxa"/>
              </w:tcPr>
            </w:tcPrChange>
          </w:tcPr>
          <w:p w14:paraId="0FABFED4" w14:textId="651A4BA9" w:rsidR="007C3D34" w:rsidDel="00793A93" w:rsidRDefault="007C3D34" w:rsidP="004C5CAF">
            <w:pPr>
              <w:pStyle w:val="Heading3"/>
              <w:numPr>
                <w:ilvl w:val="0"/>
                <w:numId w:val="0"/>
              </w:numPr>
              <w:outlineLvl w:val="2"/>
              <w:rPr>
                <w:ins w:id="1745" w:author="Jaishree Kantilal Tailor" w:date="2023-02-04T11:13:00Z"/>
                <w:del w:id="1746" w:author="Priya" w:date="2023-02-07T12:06:00Z"/>
              </w:rPr>
            </w:pPr>
          </w:p>
        </w:tc>
        <w:tc>
          <w:tcPr>
            <w:tcW w:w="2206" w:type="dxa"/>
            <w:tcPrChange w:id="1747" w:author="Jaishree Kantilal Tailor" w:date="2023-02-04T12:20:00Z">
              <w:tcPr>
                <w:tcW w:w="3839" w:type="dxa"/>
              </w:tcPr>
            </w:tcPrChange>
          </w:tcPr>
          <w:p w14:paraId="545BC383" w14:textId="3CD57394" w:rsidR="007C3D34" w:rsidRPr="0018328D" w:rsidDel="00793A93" w:rsidRDefault="007C3D34" w:rsidP="004C5CAF">
            <w:pPr>
              <w:pStyle w:val="Heading3"/>
              <w:numPr>
                <w:ilvl w:val="0"/>
                <w:numId w:val="0"/>
              </w:numPr>
              <w:outlineLvl w:val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748" w:author="Jaishree Kantilal Tailor" w:date="2023-02-04T11:13:00Z"/>
                <w:del w:id="1749" w:author="Priya" w:date="2023-02-07T12:06:00Z"/>
                <w:rFonts w:ascii="Calibri" w:hAnsi="Calibri"/>
                <w:b w:val="0"/>
                <w:sz w:val="24"/>
                <w:szCs w:val="22"/>
                <w:lang w:bidi="ar-SA"/>
                <w:rPrChange w:id="1750" w:author="Jaishree Kantilal Tailor" w:date="2023-02-04T11:28:00Z">
                  <w:rPr>
                    <w:ins w:id="1751" w:author="Jaishree Kantilal Tailor" w:date="2023-02-04T11:13:00Z"/>
                    <w:del w:id="1752" w:author="Priya" w:date="2023-02-07T12:06:00Z"/>
                  </w:rPr>
                </w:rPrChange>
              </w:rPr>
            </w:pPr>
          </w:p>
        </w:tc>
        <w:tc>
          <w:tcPr>
            <w:tcW w:w="2206" w:type="dxa"/>
            <w:tcPrChange w:id="1753" w:author="Jaishree Kantilal Tailor" w:date="2023-02-04T12:20:00Z">
              <w:tcPr>
                <w:tcW w:w="3839" w:type="dxa"/>
              </w:tcPr>
            </w:tcPrChange>
          </w:tcPr>
          <w:p w14:paraId="24A37BA7" w14:textId="63BFBECB" w:rsidR="007C3D34" w:rsidRPr="0018328D" w:rsidDel="00793A93" w:rsidRDefault="007C3D34" w:rsidP="004C5CAF">
            <w:pPr>
              <w:pStyle w:val="Heading3"/>
              <w:numPr>
                <w:ilvl w:val="0"/>
                <w:numId w:val="0"/>
              </w:numPr>
              <w:outlineLvl w:val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754" w:author="Jaishree Kantilal Tailor" w:date="2023-02-04T12:12:00Z"/>
                <w:del w:id="1755" w:author="Priya" w:date="2023-02-07T12:06:00Z"/>
                <w:rFonts w:ascii="Calibri" w:hAnsi="Calibri"/>
                <w:b w:val="0"/>
                <w:sz w:val="24"/>
                <w:szCs w:val="22"/>
                <w:lang w:bidi="ar-SA"/>
              </w:rPr>
            </w:pPr>
          </w:p>
        </w:tc>
        <w:tc>
          <w:tcPr>
            <w:tcW w:w="2043" w:type="dxa"/>
            <w:tcPrChange w:id="1756" w:author="Jaishree Kantilal Tailor" w:date="2023-02-04T12:20:00Z">
              <w:tcPr>
                <w:tcW w:w="3839" w:type="dxa"/>
              </w:tcPr>
            </w:tcPrChange>
          </w:tcPr>
          <w:p w14:paraId="7FEEABDF" w14:textId="4E075D45" w:rsidR="007C3D34" w:rsidRPr="0018328D" w:rsidDel="00793A93" w:rsidRDefault="007C3D34" w:rsidP="004C5CAF">
            <w:pPr>
              <w:pStyle w:val="Heading3"/>
              <w:numPr>
                <w:ilvl w:val="0"/>
                <w:numId w:val="0"/>
              </w:numPr>
              <w:outlineLvl w:val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757" w:author="Jaishree Kantilal Tailor" w:date="2023-02-04T12:14:00Z"/>
                <w:del w:id="1758" w:author="Priya" w:date="2023-02-07T12:06:00Z"/>
                <w:rFonts w:ascii="Calibri" w:hAnsi="Calibri"/>
                <w:b w:val="0"/>
                <w:sz w:val="24"/>
                <w:szCs w:val="22"/>
                <w:lang w:bidi="ar-SA"/>
              </w:rPr>
            </w:pPr>
          </w:p>
        </w:tc>
      </w:tr>
      <w:tr w:rsidR="007C3D34" w:rsidDel="00793A93" w14:paraId="4216E41E" w14:textId="7C054E37" w:rsidTr="007B6B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4"/>
          <w:jc w:val="center"/>
          <w:ins w:id="1759" w:author="Jaishree Kantilal Tailor" w:date="2023-02-04T11:13:00Z"/>
          <w:del w:id="1760" w:author="Priya" w:date="2023-02-07T12:06:00Z"/>
          <w:trPrChange w:id="1761" w:author="Jaishree Kantilal Tailor" w:date="2023-02-04T12:20:00Z">
            <w:trPr>
              <w:jc w:val="center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3" w:type="dxa"/>
            <w:tcPrChange w:id="1762" w:author="Jaishree Kantilal Tailor" w:date="2023-02-04T12:20:00Z">
              <w:tcPr>
                <w:tcW w:w="2110" w:type="dxa"/>
              </w:tcPr>
            </w:tcPrChange>
          </w:tcPr>
          <w:p w14:paraId="09790CA5" w14:textId="783041D7" w:rsidR="007C3D34" w:rsidDel="00793A93" w:rsidRDefault="007C3D34" w:rsidP="004C5CAF">
            <w:pPr>
              <w:pStyle w:val="Heading3"/>
              <w:numPr>
                <w:ilvl w:val="0"/>
                <w:numId w:val="0"/>
              </w:numPr>
              <w:outlineLvl w:val="2"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1763" w:author="Jaishree Kantilal Tailor" w:date="2023-02-04T11:13:00Z"/>
                <w:del w:id="1764" w:author="Priya" w:date="2023-02-07T12:06:00Z"/>
              </w:rPr>
            </w:pPr>
          </w:p>
        </w:tc>
        <w:tc>
          <w:tcPr>
            <w:tcW w:w="2206" w:type="dxa"/>
            <w:tcPrChange w:id="1765" w:author="Jaishree Kantilal Tailor" w:date="2023-02-04T12:20:00Z">
              <w:tcPr>
                <w:tcW w:w="3839" w:type="dxa"/>
              </w:tcPr>
            </w:tcPrChange>
          </w:tcPr>
          <w:p w14:paraId="03E6C560" w14:textId="6E5AD561" w:rsidR="007C3D34" w:rsidRPr="0018328D" w:rsidDel="00793A93" w:rsidRDefault="007C3D34" w:rsidP="004C5CAF">
            <w:pPr>
              <w:pStyle w:val="Heading3"/>
              <w:numPr>
                <w:ilvl w:val="0"/>
                <w:numId w:val="0"/>
              </w:numPr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766" w:author="Jaishree Kantilal Tailor" w:date="2023-02-04T11:13:00Z"/>
                <w:del w:id="1767" w:author="Priya" w:date="2023-02-07T12:06:00Z"/>
                <w:rFonts w:ascii="Calibri" w:hAnsi="Calibri"/>
                <w:b w:val="0"/>
                <w:sz w:val="24"/>
                <w:szCs w:val="22"/>
                <w:lang w:bidi="ar-SA"/>
                <w:rPrChange w:id="1768" w:author="Jaishree Kantilal Tailor" w:date="2023-02-04T11:28:00Z">
                  <w:rPr>
                    <w:ins w:id="1769" w:author="Jaishree Kantilal Tailor" w:date="2023-02-04T11:13:00Z"/>
                    <w:del w:id="1770" w:author="Priya" w:date="2023-02-07T12:06:00Z"/>
                  </w:rPr>
                </w:rPrChange>
              </w:rPr>
            </w:pPr>
          </w:p>
        </w:tc>
        <w:tc>
          <w:tcPr>
            <w:tcW w:w="2206" w:type="dxa"/>
            <w:tcPrChange w:id="1771" w:author="Jaishree Kantilal Tailor" w:date="2023-02-04T12:20:00Z">
              <w:tcPr>
                <w:tcW w:w="3839" w:type="dxa"/>
              </w:tcPr>
            </w:tcPrChange>
          </w:tcPr>
          <w:p w14:paraId="20E7FA3F" w14:textId="2DB8E93E" w:rsidR="007C3D34" w:rsidRPr="0018328D" w:rsidDel="00793A93" w:rsidRDefault="007C3D34" w:rsidP="004C5CAF">
            <w:pPr>
              <w:pStyle w:val="Heading3"/>
              <w:numPr>
                <w:ilvl w:val="0"/>
                <w:numId w:val="0"/>
              </w:numPr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772" w:author="Jaishree Kantilal Tailor" w:date="2023-02-04T12:12:00Z"/>
                <w:del w:id="1773" w:author="Priya" w:date="2023-02-07T12:06:00Z"/>
                <w:rFonts w:ascii="Calibri" w:hAnsi="Calibri"/>
                <w:b w:val="0"/>
                <w:sz w:val="24"/>
                <w:szCs w:val="22"/>
                <w:lang w:bidi="ar-SA"/>
              </w:rPr>
            </w:pPr>
          </w:p>
        </w:tc>
        <w:tc>
          <w:tcPr>
            <w:tcW w:w="2043" w:type="dxa"/>
            <w:tcPrChange w:id="1774" w:author="Jaishree Kantilal Tailor" w:date="2023-02-04T12:20:00Z">
              <w:tcPr>
                <w:tcW w:w="3839" w:type="dxa"/>
              </w:tcPr>
            </w:tcPrChange>
          </w:tcPr>
          <w:p w14:paraId="0419D27C" w14:textId="29D8C4DE" w:rsidR="007C3D34" w:rsidRPr="0018328D" w:rsidDel="00793A93" w:rsidRDefault="007C3D34" w:rsidP="004C5CAF">
            <w:pPr>
              <w:pStyle w:val="Heading3"/>
              <w:numPr>
                <w:ilvl w:val="0"/>
                <w:numId w:val="0"/>
              </w:numPr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775" w:author="Jaishree Kantilal Tailor" w:date="2023-02-04T12:14:00Z"/>
                <w:del w:id="1776" w:author="Priya" w:date="2023-02-07T12:06:00Z"/>
                <w:rFonts w:ascii="Calibri" w:hAnsi="Calibri"/>
                <w:b w:val="0"/>
                <w:sz w:val="24"/>
                <w:szCs w:val="22"/>
                <w:lang w:bidi="ar-SA"/>
              </w:rPr>
            </w:pPr>
          </w:p>
        </w:tc>
      </w:tr>
      <w:tr w:rsidR="007C3D34" w:rsidDel="00793A93" w14:paraId="6273104A" w14:textId="37A0F328" w:rsidTr="007B6B17">
        <w:trPr>
          <w:trHeight w:val="654"/>
          <w:jc w:val="center"/>
          <w:ins w:id="1777" w:author="Jaishree Kantilal Tailor" w:date="2023-02-04T11:15:00Z"/>
          <w:del w:id="1778" w:author="Priya" w:date="2023-02-07T12:06:00Z"/>
          <w:trPrChange w:id="1779" w:author="Jaishree Kantilal Tailor" w:date="2023-02-04T12:20:00Z">
            <w:trPr>
              <w:jc w:val="center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3" w:type="dxa"/>
            <w:tcPrChange w:id="1780" w:author="Jaishree Kantilal Tailor" w:date="2023-02-04T12:20:00Z">
              <w:tcPr>
                <w:tcW w:w="2110" w:type="dxa"/>
              </w:tcPr>
            </w:tcPrChange>
          </w:tcPr>
          <w:p w14:paraId="42A0F5B5" w14:textId="72967E73" w:rsidR="007C3D34" w:rsidDel="00793A93" w:rsidRDefault="007C3D34" w:rsidP="0073724C">
            <w:pPr>
              <w:pStyle w:val="Heading3"/>
              <w:numPr>
                <w:ilvl w:val="0"/>
                <w:numId w:val="0"/>
              </w:numPr>
              <w:outlineLvl w:val="2"/>
              <w:rPr>
                <w:ins w:id="1781" w:author="Jaishree Kantilal Tailor" w:date="2023-02-04T11:15:00Z"/>
                <w:del w:id="1782" w:author="Priya" w:date="2023-02-07T12:06:00Z"/>
              </w:rPr>
            </w:pPr>
          </w:p>
        </w:tc>
        <w:tc>
          <w:tcPr>
            <w:tcW w:w="2206" w:type="dxa"/>
            <w:tcPrChange w:id="1783" w:author="Jaishree Kantilal Tailor" w:date="2023-02-04T12:20:00Z">
              <w:tcPr>
                <w:tcW w:w="3839" w:type="dxa"/>
              </w:tcPr>
            </w:tcPrChange>
          </w:tcPr>
          <w:p w14:paraId="33FF095B" w14:textId="127E0654" w:rsidR="007C3D34" w:rsidRPr="0018328D" w:rsidDel="00793A93" w:rsidRDefault="007C3D34" w:rsidP="0073724C">
            <w:pPr>
              <w:pStyle w:val="Heading3"/>
              <w:numPr>
                <w:ilvl w:val="0"/>
                <w:numId w:val="0"/>
              </w:numPr>
              <w:outlineLvl w:val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784" w:author="Jaishree Kantilal Tailor" w:date="2023-02-04T11:15:00Z"/>
                <w:del w:id="1785" w:author="Priya" w:date="2023-02-07T12:06:00Z"/>
                <w:rFonts w:ascii="Calibri" w:hAnsi="Calibri"/>
                <w:b w:val="0"/>
                <w:sz w:val="24"/>
                <w:szCs w:val="22"/>
                <w:lang w:bidi="ar-SA"/>
                <w:rPrChange w:id="1786" w:author="Jaishree Kantilal Tailor" w:date="2023-02-04T11:28:00Z">
                  <w:rPr>
                    <w:ins w:id="1787" w:author="Jaishree Kantilal Tailor" w:date="2023-02-04T11:15:00Z"/>
                    <w:del w:id="1788" w:author="Priya" w:date="2023-02-07T12:06:00Z"/>
                  </w:rPr>
                </w:rPrChange>
              </w:rPr>
            </w:pPr>
          </w:p>
        </w:tc>
        <w:tc>
          <w:tcPr>
            <w:tcW w:w="2206" w:type="dxa"/>
            <w:tcPrChange w:id="1789" w:author="Jaishree Kantilal Tailor" w:date="2023-02-04T12:20:00Z">
              <w:tcPr>
                <w:tcW w:w="3839" w:type="dxa"/>
              </w:tcPr>
            </w:tcPrChange>
          </w:tcPr>
          <w:p w14:paraId="5C49B0CC" w14:textId="07C5846F" w:rsidR="007C3D34" w:rsidRPr="0018328D" w:rsidDel="00793A93" w:rsidRDefault="007C3D34" w:rsidP="0073724C">
            <w:pPr>
              <w:pStyle w:val="Heading3"/>
              <w:numPr>
                <w:ilvl w:val="0"/>
                <w:numId w:val="0"/>
              </w:numPr>
              <w:outlineLvl w:val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790" w:author="Jaishree Kantilal Tailor" w:date="2023-02-04T12:12:00Z"/>
                <w:del w:id="1791" w:author="Priya" w:date="2023-02-07T12:06:00Z"/>
                <w:rFonts w:ascii="Calibri" w:hAnsi="Calibri"/>
                <w:b w:val="0"/>
                <w:sz w:val="24"/>
                <w:szCs w:val="22"/>
                <w:lang w:bidi="ar-SA"/>
              </w:rPr>
            </w:pPr>
          </w:p>
        </w:tc>
        <w:tc>
          <w:tcPr>
            <w:tcW w:w="2043" w:type="dxa"/>
            <w:tcPrChange w:id="1792" w:author="Jaishree Kantilal Tailor" w:date="2023-02-04T12:20:00Z">
              <w:tcPr>
                <w:tcW w:w="3839" w:type="dxa"/>
              </w:tcPr>
            </w:tcPrChange>
          </w:tcPr>
          <w:p w14:paraId="0A550319" w14:textId="3F76477A" w:rsidR="007C3D34" w:rsidRPr="0018328D" w:rsidDel="00793A93" w:rsidRDefault="007C3D34" w:rsidP="0073724C">
            <w:pPr>
              <w:pStyle w:val="Heading3"/>
              <w:numPr>
                <w:ilvl w:val="0"/>
                <w:numId w:val="0"/>
              </w:numPr>
              <w:outlineLvl w:val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793" w:author="Jaishree Kantilal Tailor" w:date="2023-02-04T12:14:00Z"/>
                <w:del w:id="1794" w:author="Priya" w:date="2023-02-07T12:06:00Z"/>
                <w:rFonts w:ascii="Calibri" w:hAnsi="Calibri"/>
                <w:b w:val="0"/>
                <w:sz w:val="24"/>
                <w:szCs w:val="22"/>
                <w:lang w:bidi="ar-SA"/>
              </w:rPr>
            </w:pPr>
          </w:p>
        </w:tc>
      </w:tr>
      <w:tr w:rsidR="007C3D34" w:rsidDel="00793A93" w14:paraId="59037534" w14:textId="4654887A" w:rsidTr="007B6B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4"/>
          <w:jc w:val="center"/>
          <w:ins w:id="1795" w:author="Jaishree Kantilal Tailor" w:date="2023-02-04T11:15:00Z"/>
          <w:del w:id="1796" w:author="Priya" w:date="2023-02-07T12:06:00Z"/>
          <w:trPrChange w:id="1797" w:author="Jaishree Kantilal Tailor" w:date="2023-02-04T12:20:00Z">
            <w:trPr>
              <w:jc w:val="center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3" w:type="dxa"/>
            <w:tcPrChange w:id="1798" w:author="Jaishree Kantilal Tailor" w:date="2023-02-04T12:20:00Z">
              <w:tcPr>
                <w:tcW w:w="2110" w:type="dxa"/>
              </w:tcPr>
            </w:tcPrChange>
          </w:tcPr>
          <w:p w14:paraId="2C20870C" w14:textId="349D0539" w:rsidR="007C3D34" w:rsidDel="00793A93" w:rsidRDefault="007C3D34" w:rsidP="004C5CAF">
            <w:pPr>
              <w:pStyle w:val="Heading3"/>
              <w:numPr>
                <w:ilvl w:val="0"/>
                <w:numId w:val="0"/>
              </w:numPr>
              <w:outlineLvl w:val="2"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1799" w:author="Jaishree Kantilal Tailor" w:date="2023-02-04T11:15:00Z"/>
                <w:del w:id="1800" w:author="Priya" w:date="2023-02-07T12:06:00Z"/>
              </w:rPr>
            </w:pPr>
          </w:p>
        </w:tc>
        <w:tc>
          <w:tcPr>
            <w:tcW w:w="2206" w:type="dxa"/>
            <w:tcPrChange w:id="1801" w:author="Jaishree Kantilal Tailor" w:date="2023-02-04T12:20:00Z">
              <w:tcPr>
                <w:tcW w:w="3839" w:type="dxa"/>
              </w:tcPr>
            </w:tcPrChange>
          </w:tcPr>
          <w:p w14:paraId="76E98FED" w14:textId="06DE1E52" w:rsidR="007C3D34" w:rsidRPr="0018328D" w:rsidDel="00793A93" w:rsidRDefault="007C3D34" w:rsidP="004C5CAF">
            <w:pPr>
              <w:pStyle w:val="Heading3"/>
              <w:numPr>
                <w:ilvl w:val="0"/>
                <w:numId w:val="0"/>
              </w:numPr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802" w:author="Jaishree Kantilal Tailor" w:date="2023-02-04T11:15:00Z"/>
                <w:del w:id="1803" w:author="Priya" w:date="2023-02-07T12:06:00Z"/>
                <w:rFonts w:ascii="Calibri" w:hAnsi="Calibri"/>
                <w:b w:val="0"/>
                <w:sz w:val="24"/>
                <w:szCs w:val="22"/>
                <w:lang w:bidi="ar-SA"/>
                <w:rPrChange w:id="1804" w:author="Jaishree Kantilal Tailor" w:date="2023-02-04T11:28:00Z">
                  <w:rPr>
                    <w:ins w:id="1805" w:author="Jaishree Kantilal Tailor" w:date="2023-02-04T11:15:00Z"/>
                    <w:del w:id="1806" w:author="Priya" w:date="2023-02-07T12:06:00Z"/>
                  </w:rPr>
                </w:rPrChange>
              </w:rPr>
            </w:pPr>
          </w:p>
        </w:tc>
        <w:tc>
          <w:tcPr>
            <w:tcW w:w="2206" w:type="dxa"/>
            <w:tcPrChange w:id="1807" w:author="Jaishree Kantilal Tailor" w:date="2023-02-04T12:20:00Z">
              <w:tcPr>
                <w:tcW w:w="3839" w:type="dxa"/>
              </w:tcPr>
            </w:tcPrChange>
          </w:tcPr>
          <w:p w14:paraId="05B7F47A" w14:textId="123DF5A0" w:rsidR="007C3D34" w:rsidRPr="0018328D" w:rsidDel="00793A93" w:rsidRDefault="007C3D34" w:rsidP="004C5CAF">
            <w:pPr>
              <w:pStyle w:val="Heading3"/>
              <w:numPr>
                <w:ilvl w:val="0"/>
                <w:numId w:val="0"/>
              </w:numPr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808" w:author="Jaishree Kantilal Tailor" w:date="2023-02-04T12:12:00Z"/>
                <w:del w:id="1809" w:author="Priya" w:date="2023-02-07T12:06:00Z"/>
                <w:rFonts w:ascii="Calibri" w:hAnsi="Calibri"/>
                <w:b w:val="0"/>
                <w:sz w:val="24"/>
                <w:szCs w:val="22"/>
                <w:lang w:bidi="ar-SA"/>
              </w:rPr>
            </w:pPr>
          </w:p>
        </w:tc>
        <w:tc>
          <w:tcPr>
            <w:tcW w:w="2043" w:type="dxa"/>
            <w:tcPrChange w:id="1810" w:author="Jaishree Kantilal Tailor" w:date="2023-02-04T12:20:00Z">
              <w:tcPr>
                <w:tcW w:w="3839" w:type="dxa"/>
              </w:tcPr>
            </w:tcPrChange>
          </w:tcPr>
          <w:p w14:paraId="61423C47" w14:textId="6E04B9B0" w:rsidR="007C3D34" w:rsidRPr="0018328D" w:rsidDel="00793A93" w:rsidRDefault="007C3D34" w:rsidP="004C5CAF">
            <w:pPr>
              <w:pStyle w:val="Heading3"/>
              <w:numPr>
                <w:ilvl w:val="0"/>
                <w:numId w:val="0"/>
              </w:numPr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811" w:author="Jaishree Kantilal Tailor" w:date="2023-02-04T12:14:00Z"/>
                <w:del w:id="1812" w:author="Priya" w:date="2023-02-07T12:06:00Z"/>
                <w:rFonts w:ascii="Calibri" w:hAnsi="Calibri"/>
                <w:b w:val="0"/>
                <w:sz w:val="24"/>
                <w:szCs w:val="22"/>
                <w:lang w:bidi="ar-SA"/>
              </w:rPr>
            </w:pPr>
          </w:p>
        </w:tc>
      </w:tr>
    </w:tbl>
    <w:p w14:paraId="4A140F01" w14:textId="77777777" w:rsidR="00B03A19" w:rsidRDefault="00B03A19">
      <w:pPr>
        <w:ind w:firstLine="0"/>
        <w:rPr>
          <w:ins w:id="1813" w:author="Priya Birjuprasad Kanojiya" w:date="2023-02-08T12:25:00Z"/>
          <w:rFonts w:ascii="Arial Bold" w:hAnsi="Arial Bold"/>
          <w:b/>
          <w:noProof/>
          <w:sz w:val="20"/>
          <w:szCs w:val="24"/>
        </w:rPr>
      </w:pPr>
    </w:p>
    <w:p w14:paraId="4BEE1449" w14:textId="1C78319D" w:rsidR="006F1E97" w:rsidDel="00793A93" w:rsidRDefault="00793A93" w:rsidP="0073724C">
      <w:pPr>
        <w:pStyle w:val="Heading3"/>
        <w:numPr>
          <w:ilvl w:val="0"/>
          <w:numId w:val="0"/>
        </w:numPr>
        <w:ind w:left="720"/>
        <w:rPr>
          <w:ins w:id="1814" w:author="Jaishree Kantilal Tailor" w:date="2023-02-04T11:32:00Z"/>
          <w:del w:id="1815" w:author="Priya" w:date="2023-02-07T12:06:00Z"/>
        </w:rPr>
      </w:pPr>
      <w:ins w:id="1816" w:author="Priya" w:date="2023-02-07T12:10:00Z">
        <w:r>
          <w:rPr>
            <w:noProof/>
          </w:rPr>
          <w:lastRenderedPageBreak/>
          <w:drawing>
            <wp:inline distT="0" distB="0" distL="0" distR="0" wp14:anchorId="71596D41" wp14:editId="6C84DDB9">
              <wp:extent cx="6918960" cy="5814060"/>
              <wp:effectExtent l="0" t="0" r="0" b="0"/>
              <wp:docPr id="20" name="Picture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18960" cy="58140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96246E8" w14:textId="77E22A1A" w:rsidR="006F1E97" w:rsidDel="00B03A19" w:rsidRDefault="006F1E97" w:rsidP="00B03A19">
      <w:pPr>
        <w:ind w:firstLine="0"/>
        <w:rPr>
          <w:del w:id="1817" w:author="Priya Birjuprasad Kanojiya" w:date="2023-02-08T12:26:00Z"/>
        </w:rPr>
      </w:pPr>
      <w:ins w:id="1818" w:author="Jaishree Kantilal Tailor" w:date="2023-02-04T11:32:00Z">
        <w:del w:id="1819" w:author="Priya Birjuprasad Kanojiya" w:date="2023-02-08T12:26:00Z">
          <w:r w:rsidDel="00B03A19">
            <w:br w:type="page"/>
          </w:r>
        </w:del>
      </w:ins>
    </w:p>
    <w:p w14:paraId="3A761BCF" w14:textId="77777777" w:rsidR="00B03A19" w:rsidRDefault="00B03A19">
      <w:pPr>
        <w:ind w:firstLine="0"/>
        <w:rPr>
          <w:ins w:id="1820" w:author="Priya Birjuprasad Kanojiya" w:date="2023-02-08T12:26:00Z"/>
          <w:rFonts w:ascii="Arial Bold" w:hAnsi="Arial Bold"/>
          <w:b/>
          <w:sz w:val="20"/>
          <w:szCs w:val="24"/>
        </w:rPr>
      </w:pPr>
    </w:p>
    <w:p w14:paraId="43465721" w14:textId="3CF64D9C" w:rsidR="00B03A19" w:rsidRDefault="00B03A19">
      <w:pPr>
        <w:ind w:firstLine="0"/>
        <w:jc w:val="center"/>
        <w:rPr>
          <w:ins w:id="1821" w:author="Priya Birjuprasad Kanojiya" w:date="2023-02-08T12:26:00Z"/>
          <w:lang w:bidi="ar-SA"/>
        </w:rPr>
        <w:pPrChange w:id="1822" w:author="Priya Birjuprasad Kanojiya" w:date="2023-02-08T12:27:00Z">
          <w:pPr>
            <w:ind w:firstLine="0"/>
          </w:pPr>
        </w:pPrChange>
      </w:pPr>
      <w:ins w:id="1823" w:author="Priya Birjuprasad Kanojiya" w:date="2023-02-08T12:26:00Z">
        <w:r>
          <w:rPr>
            <w:lang w:bidi="ar-SA"/>
          </w:rPr>
          <w:t xml:space="preserve">Figure </w:t>
        </w:r>
      </w:ins>
      <w:ins w:id="1824" w:author="Priya Birjuprasad Kanojiya" w:date="2023-02-08T12:44:00Z">
        <w:r w:rsidR="008E748A">
          <w:rPr>
            <w:lang w:bidi="ar-SA"/>
          </w:rPr>
          <w:t>5</w:t>
        </w:r>
      </w:ins>
    </w:p>
    <w:p w14:paraId="274EAE3B" w14:textId="77777777" w:rsidR="00B03A19" w:rsidRDefault="00B03A19" w:rsidP="00B03A19">
      <w:pPr>
        <w:ind w:firstLine="0"/>
        <w:rPr>
          <w:ins w:id="1825" w:author="Priya Birjuprasad Kanojiya" w:date="2023-02-08T12:27:00Z"/>
          <w:color w:val="4F81BD" w:themeColor="accent1"/>
          <w:lang w:bidi="ar-S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2ABDB8" w14:textId="77777777" w:rsidR="00B03A19" w:rsidRDefault="00B03A19" w:rsidP="00B03A19">
      <w:pPr>
        <w:ind w:firstLine="0"/>
        <w:rPr>
          <w:ins w:id="1826" w:author="Priya Birjuprasad Kanojiya" w:date="2023-02-08T12:27:00Z"/>
          <w:color w:val="4F81BD" w:themeColor="accent1"/>
          <w:lang w:bidi="ar-S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AFAA5D" w14:textId="77777777" w:rsidR="00B03A19" w:rsidRDefault="00B03A19" w:rsidP="00B03A19">
      <w:pPr>
        <w:ind w:firstLine="0"/>
        <w:rPr>
          <w:ins w:id="1827" w:author="Priya Birjuprasad Kanojiya" w:date="2023-02-08T12:27:00Z"/>
          <w:color w:val="4F81BD" w:themeColor="accent1"/>
          <w:lang w:bidi="ar-S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5A9152" w14:textId="77777777" w:rsidR="00B03A19" w:rsidRDefault="00B03A19" w:rsidP="00B03A19">
      <w:pPr>
        <w:ind w:firstLine="0"/>
        <w:rPr>
          <w:ins w:id="1828" w:author="Priya Birjuprasad Kanojiya" w:date="2023-02-08T12:27:00Z"/>
          <w:color w:val="4F81BD" w:themeColor="accent1"/>
          <w:lang w:bidi="ar-S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A1ADAD" w14:textId="77777777" w:rsidR="00B03A19" w:rsidRDefault="00B03A19" w:rsidP="00B03A19">
      <w:pPr>
        <w:ind w:firstLine="0"/>
        <w:rPr>
          <w:ins w:id="1829" w:author="Priya Birjuprasad Kanojiya" w:date="2023-02-08T12:27:00Z"/>
          <w:color w:val="4F81BD" w:themeColor="accent1"/>
          <w:lang w:bidi="ar-S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F334B3" w14:textId="77777777" w:rsidR="00B03A19" w:rsidRDefault="00B03A19" w:rsidP="00B03A19">
      <w:pPr>
        <w:ind w:firstLine="0"/>
        <w:rPr>
          <w:ins w:id="1830" w:author="Priya Birjuprasad Kanojiya" w:date="2023-02-08T12:27:00Z"/>
          <w:color w:val="4F81BD" w:themeColor="accent1"/>
          <w:lang w:bidi="ar-S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551363" w14:textId="77777777" w:rsidR="00B03A19" w:rsidRDefault="00B03A19" w:rsidP="00B03A19">
      <w:pPr>
        <w:ind w:firstLine="0"/>
        <w:rPr>
          <w:ins w:id="1831" w:author="Priya Birjuprasad Kanojiya" w:date="2023-02-08T12:27:00Z"/>
          <w:color w:val="4F81BD" w:themeColor="accent1"/>
          <w:lang w:bidi="ar-S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5BBB55" w14:textId="77777777" w:rsidR="00B03A19" w:rsidRDefault="00B03A19" w:rsidP="00B03A19">
      <w:pPr>
        <w:ind w:firstLine="0"/>
        <w:rPr>
          <w:ins w:id="1832" w:author="Priya Birjuprasad Kanojiya" w:date="2023-02-08T12:27:00Z"/>
          <w:color w:val="4F81BD" w:themeColor="accent1"/>
          <w:lang w:bidi="ar-S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ADA9D1" w14:textId="37D56A4C" w:rsidR="00B03A19" w:rsidRDefault="00B47902">
      <w:pPr>
        <w:ind w:firstLine="0"/>
        <w:rPr>
          <w:ins w:id="1833" w:author="Priya Birjuprasad Kanojiya" w:date="2023-02-08T12:26:00Z"/>
          <w:lang w:bidi="ar-SA"/>
        </w:rPr>
        <w:pPrChange w:id="1834" w:author="Priya Birjuprasad Kanojiya" w:date="2023-02-08T12:26:00Z">
          <w:pPr>
            <w:pStyle w:val="Heading3"/>
            <w:numPr>
              <w:numId w:val="0"/>
            </w:numPr>
            <w:ind w:left="0" w:firstLine="0"/>
          </w:pPr>
        </w:pPrChange>
      </w:pPr>
      <w:ins w:id="1835" w:author="Priya Birjuprasad Kanojiya" w:date="2023-02-08T10:45:00Z">
        <w:r w:rsidRPr="00B03A19">
          <w:rPr>
            <w:color w:val="4F81BD" w:themeColor="accent1"/>
            <w:lang w:bidi="ar-SA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  <w:rPrChange w:id="1836" w:author="Priya Birjuprasad Kanojiya" w:date="2023-02-08T12:27:00Z">
              <w:rPr>
                <w:b w:val="0"/>
                <w:lang w:bidi="ar-SA"/>
              </w:rPr>
            </w:rPrChange>
          </w:rPr>
          <w:t>TESTING</w:t>
        </w:r>
      </w:ins>
      <w:ins w:id="1837" w:author="Priya Birjuprasad Kanojiya" w:date="2023-02-08T12:26:00Z">
        <w:r w:rsidR="00B03A19">
          <w:rPr>
            <w:b/>
            <w:lang w:bidi="ar-SA"/>
          </w:rPr>
          <w:t xml:space="preserve"> </w:t>
        </w:r>
      </w:ins>
    </w:p>
    <w:p w14:paraId="598E403C" w14:textId="3A6B266B" w:rsidR="00B47902" w:rsidRPr="00B03A19" w:rsidRDefault="00B47902">
      <w:pPr>
        <w:pStyle w:val="Heading3"/>
        <w:numPr>
          <w:ilvl w:val="0"/>
          <w:numId w:val="0"/>
        </w:numPr>
        <w:ind w:left="720" w:hanging="360"/>
        <w:rPr>
          <w:ins w:id="1838" w:author="Priya Birjuprasad Kanojiya" w:date="2023-02-08T10:44:00Z"/>
          <w:color w:val="4F81BD" w:themeColor="accent1"/>
          <w:lang w:bidi="ar-S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:rPrChange w:id="1839" w:author="Priya Birjuprasad Kanojiya" w:date="2023-02-08T12:26:00Z">
            <w:rPr>
              <w:ins w:id="1840" w:author="Priya Birjuprasad Kanojiya" w:date="2023-02-08T10:44:00Z"/>
              <w:lang w:bidi="ar-SA"/>
            </w:rPr>
          </w:rPrChange>
        </w:rPr>
        <w:pPrChange w:id="1841" w:author="Priya Birjuprasad Kanojiya" w:date="2023-02-08T12:26:00Z">
          <w:pPr/>
        </w:pPrChange>
      </w:pPr>
      <w:ins w:id="1842" w:author="Priya Birjuprasad Kanojiya" w:date="2023-02-08T10:44:00Z">
        <w:r>
          <w:rPr>
            <w:lang w:bidi="ar-SA"/>
          </w:rPr>
          <w:t>This section must have 2 items:</w:t>
        </w:r>
      </w:ins>
    </w:p>
    <w:p w14:paraId="41432F17" w14:textId="561BD064" w:rsidR="00B47902" w:rsidRDefault="00B47902" w:rsidP="00B47902">
      <w:pPr>
        <w:pStyle w:val="Heading3"/>
        <w:numPr>
          <w:ilvl w:val="0"/>
          <w:numId w:val="97"/>
        </w:numPr>
        <w:rPr>
          <w:ins w:id="1843" w:author="Priya Birjuprasad Kanojiya" w:date="2023-02-08T10:47:00Z"/>
          <w:lang w:bidi="ar-SA"/>
        </w:rPr>
      </w:pPr>
      <w:ins w:id="1844" w:author="Priya Birjuprasad Kanojiya" w:date="2023-02-08T10:44:00Z">
        <w:r>
          <w:rPr>
            <w:lang w:bidi="ar-SA"/>
          </w:rPr>
          <w:t xml:space="preserve">Screenshot test files along with test methods demonstrating fixtures, parametrization, marking, </w:t>
        </w:r>
        <w:proofErr w:type="spellStart"/>
        <w:r>
          <w:rPr>
            <w:lang w:bidi="ar-SA"/>
          </w:rPr>
          <w:t>xfail</w:t>
        </w:r>
        <w:proofErr w:type="spellEnd"/>
        <w:r>
          <w:rPr>
            <w:lang w:bidi="ar-SA"/>
          </w:rPr>
          <w:t xml:space="preserve">, </w:t>
        </w:r>
        <w:proofErr w:type="spellStart"/>
        <w:r>
          <w:rPr>
            <w:lang w:bidi="ar-SA"/>
          </w:rPr>
          <w:t>xskip</w:t>
        </w:r>
      </w:ins>
      <w:proofErr w:type="spellEnd"/>
    </w:p>
    <w:p w14:paraId="04166E0A" w14:textId="6B8823B6" w:rsidR="00B47902" w:rsidRDefault="00B47902" w:rsidP="00B47902">
      <w:pPr>
        <w:rPr>
          <w:ins w:id="1845" w:author="Priya Birjuprasad Kanojiya" w:date="2023-02-08T10:47:00Z"/>
          <w:lang w:bidi="ar-SA"/>
        </w:rPr>
      </w:pPr>
    </w:p>
    <w:p w14:paraId="60CEF227" w14:textId="7E2CB7E0" w:rsidR="00B47902" w:rsidRDefault="00B47902" w:rsidP="00B47902">
      <w:pPr>
        <w:rPr>
          <w:ins w:id="1846" w:author="Priya Birjuprasad Kanojiya" w:date="2023-02-08T10:47:00Z"/>
          <w:lang w:bidi="ar-SA"/>
        </w:rPr>
      </w:pPr>
    </w:p>
    <w:p w14:paraId="14971A4B" w14:textId="5E3C8899" w:rsidR="00B47902" w:rsidRDefault="00A31E86" w:rsidP="00B47902">
      <w:pPr>
        <w:rPr>
          <w:ins w:id="1847" w:author="Priya Birjuprasad Kanojiya" w:date="2023-02-08T10:47:00Z"/>
          <w:lang w:bidi="ar-SA"/>
        </w:rPr>
      </w:pPr>
      <w:ins w:id="1848" w:author="Priya Birjuprasad Kanojiya" w:date="2023-02-08T13:45:00Z">
        <w:r>
          <w:rPr>
            <w:noProof/>
          </w:rPr>
          <w:drawing>
            <wp:inline distT="0" distB="0" distL="0" distR="0" wp14:anchorId="5351441A" wp14:editId="5B9BCFC7">
              <wp:extent cx="6457950" cy="3139440"/>
              <wp:effectExtent l="0" t="0" r="0" b="3810"/>
              <wp:docPr id="28" name="Picture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26"/>
                      <a:srcRect b="13582"/>
                      <a:stretch/>
                    </pic:blipFill>
                    <pic:spPr bwMode="auto">
                      <a:xfrm>
                        <a:off x="0" y="0"/>
                        <a:ext cx="6457950" cy="313944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1F7E22D0" w14:textId="77777777" w:rsidR="00B47902" w:rsidRPr="001C00BE" w:rsidRDefault="00B47902">
      <w:pPr>
        <w:rPr>
          <w:ins w:id="1849" w:author="Priya Birjuprasad Kanojiya" w:date="2023-02-08T10:44:00Z"/>
          <w:lang w:bidi="ar-SA"/>
        </w:rPr>
        <w:pPrChange w:id="1850" w:author="Priya Birjuprasad Kanojiya" w:date="2023-02-08T10:47:00Z">
          <w:pPr>
            <w:pStyle w:val="Heading3"/>
            <w:numPr>
              <w:numId w:val="97"/>
            </w:numPr>
          </w:pPr>
        </w:pPrChange>
      </w:pPr>
    </w:p>
    <w:p w14:paraId="0469E36C" w14:textId="5F8297ED" w:rsidR="00B47902" w:rsidRDefault="00B47902" w:rsidP="00B47902">
      <w:pPr>
        <w:pStyle w:val="Caption"/>
        <w:jc w:val="center"/>
        <w:rPr>
          <w:ins w:id="1851" w:author="Priya Birjuprasad Kanojiya" w:date="2023-02-08T10:46:00Z"/>
        </w:rPr>
      </w:pPr>
      <w:ins w:id="1852" w:author="Priya Birjuprasad Kanojiya" w:date="2023-02-08T10:46:00Z">
        <w:r>
          <w:t xml:space="preserve">Figure </w:t>
        </w:r>
      </w:ins>
      <w:ins w:id="1853" w:author="Priya Birjuprasad Kanojiya" w:date="2023-02-08T14:30:00Z">
        <w:r w:rsidR="009A7D09">
          <w:t>6</w:t>
        </w:r>
      </w:ins>
      <w:ins w:id="1854" w:author="Priya Birjuprasad Kanojiya" w:date="2023-02-08T10:46:00Z">
        <w:r>
          <w:t xml:space="preserve"> Screenshot of </w:t>
        </w:r>
      </w:ins>
      <w:proofErr w:type="spellStart"/>
      <w:ins w:id="1855" w:author="Priya Birjuprasad Kanojiya" w:date="2023-02-08T13:46:00Z">
        <w:r w:rsidR="00A31E86">
          <w:t>pytest</w:t>
        </w:r>
      </w:ins>
      <w:proofErr w:type="spellEnd"/>
    </w:p>
    <w:p w14:paraId="08EF0716" w14:textId="41038FC4" w:rsidR="00516E98" w:rsidDel="00B47902" w:rsidRDefault="00516E98">
      <w:pPr>
        <w:ind w:left="360" w:firstLine="0"/>
        <w:rPr>
          <w:del w:id="1856" w:author="Priya" w:date="2023-02-07T12:12:00Z"/>
          <w:lang w:bidi="ar-SA"/>
        </w:rPr>
        <w:pPrChange w:id="1857" w:author="Priya Birjuprasad Kanojiya" w:date="2023-02-08T10:46:00Z">
          <w:pPr/>
        </w:pPrChange>
      </w:pPr>
      <w:ins w:id="1858" w:author="Jaishree Kantilal Tailor" w:date="2023-02-04T12:22:00Z">
        <w:del w:id="1859" w:author="Priya" w:date="2023-02-07T12:12:00Z">
          <w:r w:rsidDel="00793A93">
            <w:rPr>
              <w:lang w:bidi="ar-SA"/>
            </w:rPr>
            <w:delText xml:space="preserve">Testing </w:delText>
          </w:r>
        </w:del>
      </w:ins>
    </w:p>
    <w:p w14:paraId="40AF3509" w14:textId="1C926F9E" w:rsidR="00B47902" w:rsidRDefault="00B47902">
      <w:pPr>
        <w:pStyle w:val="Heading1"/>
        <w:numPr>
          <w:ilvl w:val="0"/>
          <w:numId w:val="0"/>
        </w:numPr>
        <w:ind w:left="360"/>
        <w:rPr>
          <w:ins w:id="1860" w:author="Priya Birjuprasad Kanojiya" w:date="2023-02-08T10:46:00Z"/>
          <w:rFonts w:ascii="Calibri" w:hAnsi="Calibri"/>
          <w:b w:val="0"/>
          <w:bCs w:val="0"/>
          <w:color w:val="auto"/>
          <w:szCs w:val="22"/>
          <w:lang w:bidi="ar-SA"/>
        </w:rPr>
        <w:pPrChange w:id="1861" w:author="Priya Birjuprasad Kanojiya" w:date="2023-02-08T10:46:00Z">
          <w:pPr>
            <w:pStyle w:val="Heading1"/>
          </w:pPr>
        </w:pPrChange>
      </w:pPr>
    </w:p>
    <w:p w14:paraId="38D0AF9B" w14:textId="38ED916B" w:rsidR="00B47902" w:rsidRDefault="00B47902" w:rsidP="00B47902">
      <w:pPr>
        <w:rPr>
          <w:ins w:id="1862" w:author="Priya Birjuprasad Kanojiya" w:date="2023-02-08T10:46:00Z"/>
          <w:lang w:bidi="ar-SA"/>
        </w:rPr>
      </w:pPr>
    </w:p>
    <w:p w14:paraId="0CF093FC" w14:textId="2DF1CC03" w:rsidR="00B47902" w:rsidRPr="001C00BE" w:rsidRDefault="00A31E86">
      <w:pPr>
        <w:rPr>
          <w:ins w:id="1863" w:author="Priya Birjuprasad Kanojiya" w:date="2023-02-08T10:46:00Z"/>
          <w:lang w:bidi="ar-SA"/>
        </w:rPr>
        <w:pPrChange w:id="1864" w:author="Priya Birjuprasad Kanojiya" w:date="2023-02-08T10:46:00Z">
          <w:pPr>
            <w:pStyle w:val="Heading1"/>
            <w:numPr>
              <w:numId w:val="99"/>
            </w:numPr>
          </w:pPr>
        </w:pPrChange>
      </w:pPr>
      <w:ins w:id="1865" w:author="Priya Birjuprasad Kanojiya" w:date="2023-02-08T13:51:00Z">
        <w:r>
          <w:rPr>
            <w:noProof/>
          </w:rPr>
          <w:drawing>
            <wp:inline distT="0" distB="0" distL="0" distR="0" wp14:anchorId="302C52AD" wp14:editId="3646BBC9">
              <wp:extent cx="6457950" cy="1842135"/>
              <wp:effectExtent l="0" t="0" r="0" b="0"/>
              <wp:docPr id="29" name="Picture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26"/>
                      <a:srcRect l="-354" t="50970" r="354" b="-1678"/>
                      <a:stretch/>
                    </pic:blipFill>
                    <pic:spPr bwMode="auto">
                      <a:xfrm>
                        <a:off x="0" y="0"/>
                        <a:ext cx="6457950" cy="1842135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0B8D4C5C" w14:textId="450A4361" w:rsidR="008A0BB4" w:rsidDel="00B47902" w:rsidRDefault="008A0BB4">
      <w:pPr>
        <w:rPr>
          <w:del w:id="1866" w:author="Priya" w:date="2023-02-07T12:12:00Z"/>
          <w:lang w:bidi="ar-SA"/>
        </w:rPr>
      </w:pPr>
      <w:ins w:id="1867" w:author="Jaishree Kantilal Tailor" w:date="2023-02-04T12:24:00Z">
        <w:del w:id="1868" w:author="Priya" w:date="2023-02-07T12:12:00Z">
          <w:r w:rsidDel="00793A93">
            <w:rPr>
              <w:lang w:bidi="ar-SA"/>
            </w:rPr>
            <w:delText xml:space="preserve">This section must have </w:delText>
          </w:r>
        </w:del>
      </w:ins>
      <w:ins w:id="1869" w:author="Jaishree Kantilal Tailor" w:date="2023-02-04T12:25:00Z">
        <w:del w:id="1870" w:author="Priya" w:date="2023-02-07T12:12:00Z">
          <w:r w:rsidDel="00793A93">
            <w:rPr>
              <w:lang w:bidi="ar-SA"/>
            </w:rPr>
            <w:delText>2</w:delText>
          </w:r>
        </w:del>
      </w:ins>
      <w:ins w:id="1871" w:author="Jaishree Kantilal Tailor" w:date="2023-02-04T12:24:00Z">
        <w:del w:id="1872" w:author="Priya" w:date="2023-02-07T12:12:00Z">
          <w:r w:rsidDel="00793A93">
            <w:rPr>
              <w:lang w:bidi="ar-SA"/>
            </w:rPr>
            <w:delText xml:space="preserve"> items:</w:delText>
          </w:r>
        </w:del>
      </w:ins>
    </w:p>
    <w:p w14:paraId="35C7B475" w14:textId="4962CCA3" w:rsidR="00B47902" w:rsidRDefault="00B47902" w:rsidP="008A0BB4">
      <w:pPr>
        <w:rPr>
          <w:ins w:id="1873" w:author="Priya Birjuprasad Kanojiya" w:date="2023-02-08T10:47:00Z"/>
          <w:lang w:bidi="ar-SA"/>
        </w:rPr>
      </w:pPr>
    </w:p>
    <w:p w14:paraId="18B8D91A" w14:textId="3E2EABD6" w:rsidR="00B47902" w:rsidRDefault="00B47902">
      <w:pPr>
        <w:pStyle w:val="Caption"/>
        <w:ind w:firstLine="0"/>
        <w:jc w:val="center"/>
        <w:rPr>
          <w:ins w:id="1874" w:author="Priya Birjuprasad Kanojiya" w:date="2023-02-08T10:47:00Z"/>
        </w:rPr>
        <w:pPrChange w:id="1875" w:author="Priya Birjuprasad Kanojiya" w:date="2023-02-08T13:52:00Z">
          <w:pPr>
            <w:pStyle w:val="Caption"/>
            <w:jc w:val="center"/>
          </w:pPr>
        </w:pPrChange>
      </w:pPr>
      <w:ins w:id="1876" w:author="Priya Birjuprasad Kanojiya" w:date="2023-02-08T10:47:00Z">
        <w:r>
          <w:t xml:space="preserve">Figure </w:t>
        </w:r>
      </w:ins>
      <w:ins w:id="1877" w:author="Priya Birjuprasad Kanojiya" w:date="2023-02-08T14:31:00Z">
        <w:r w:rsidR="009A7D09">
          <w:t>7</w:t>
        </w:r>
      </w:ins>
      <w:ins w:id="1878" w:author="Priya Birjuprasad Kanojiya" w:date="2023-02-08T10:47:00Z">
        <w:r>
          <w:t xml:space="preserve"> Screenshot of </w:t>
        </w:r>
      </w:ins>
      <w:proofErr w:type="spellStart"/>
      <w:ins w:id="1879" w:author="Priya Birjuprasad Kanojiya" w:date="2023-02-08T13:46:00Z">
        <w:r w:rsidR="00A31E86">
          <w:t>pytest</w:t>
        </w:r>
      </w:ins>
      <w:proofErr w:type="spellEnd"/>
    </w:p>
    <w:p w14:paraId="066D805B" w14:textId="77777777" w:rsidR="00B47902" w:rsidRDefault="00B47902" w:rsidP="00B47902">
      <w:pPr>
        <w:rPr>
          <w:ins w:id="1880" w:author="Priya Birjuprasad Kanojiya" w:date="2023-02-08T10:47:00Z"/>
        </w:rPr>
      </w:pPr>
    </w:p>
    <w:p w14:paraId="46052F89" w14:textId="31E1E898" w:rsidR="00B47902" w:rsidRDefault="00B47902" w:rsidP="008A0BB4">
      <w:pPr>
        <w:rPr>
          <w:ins w:id="1881" w:author="Priya Birjuprasad Kanojiya" w:date="2023-02-08T10:47:00Z"/>
          <w:lang w:bidi="ar-SA"/>
        </w:rPr>
      </w:pPr>
    </w:p>
    <w:p w14:paraId="46B72855" w14:textId="08E630DA" w:rsidR="008A0BB4" w:rsidDel="00B47902" w:rsidRDefault="008A0BB4">
      <w:pPr>
        <w:rPr>
          <w:del w:id="1882" w:author="Priya" w:date="2023-02-07T12:12:00Z"/>
          <w:lang w:bidi="ar-SA"/>
        </w:rPr>
      </w:pPr>
      <w:ins w:id="1883" w:author="Jaishree Kantilal Tailor" w:date="2023-02-04T12:24:00Z">
        <w:del w:id="1884" w:author="Priya" w:date="2023-02-07T12:12:00Z">
          <w:r w:rsidDel="00793A93">
            <w:rPr>
              <w:lang w:bidi="ar-SA"/>
            </w:rPr>
            <w:delText xml:space="preserve">Screenshot </w:delText>
          </w:r>
        </w:del>
      </w:ins>
      <w:ins w:id="1885" w:author="Jaishree Kantilal Tailor" w:date="2023-02-04T12:25:00Z">
        <w:del w:id="1886" w:author="Priya" w:date="2023-02-07T12:12:00Z">
          <w:r w:rsidDel="00793A93">
            <w:rPr>
              <w:lang w:bidi="ar-SA"/>
            </w:rPr>
            <w:delText>test files along with test methods demonstrating fixtures, parametrization, marking</w:delText>
          </w:r>
          <w:r w:rsidR="00DA4EB2" w:rsidDel="00793A93">
            <w:rPr>
              <w:lang w:bidi="ar-SA"/>
            </w:rPr>
            <w:delText>, xfail, xskip</w:delText>
          </w:r>
        </w:del>
      </w:ins>
    </w:p>
    <w:p w14:paraId="2D7956CB" w14:textId="2303787F" w:rsidR="00B47902" w:rsidRPr="000E11F8" w:rsidRDefault="00B47902">
      <w:pPr>
        <w:pStyle w:val="Heading3"/>
        <w:numPr>
          <w:ilvl w:val="0"/>
          <w:numId w:val="0"/>
        </w:numPr>
        <w:rPr>
          <w:ins w:id="1887" w:author="Priya Birjuprasad Kanojiya" w:date="2023-02-08T10:48:00Z"/>
          <w:lang w:bidi="ar-SA"/>
        </w:rPr>
        <w:pPrChange w:id="1888" w:author="Priya Birjuprasad Kanojiya" w:date="2023-02-08T10:56:00Z">
          <w:pPr/>
        </w:pPrChange>
      </w:pPr>
    </w:p>
    <w:p w14:paraId="1C6F4A1E" w14:textId="77777777" w:rsidR="003B3B0B" w:rsidRDefault="003B3B0B">
      <w:pPr>
        <w:pStyle w:val="Heading1"/>
        <w:numPr>
          <w:ilvl w:val="0"/>
          <w:numId w:val="0"/>
        </w:numPr>
        <w:rPr>
          <w:ins w:id="1889" w:author="Priya Birjuprasad Kanojiya" w:date="2023-02-08T12:09:00Z"/>
          <w:lang w:bidi="ar-SA"/>
        </w:rPr>
        <w:pPrChange w:id="1890" w:author="Priya Birjuprasad Kanojiya" w:date="2023-02-08T12:09:00Z">
          <w:pPr>
            <w:pStyle w:val="Heading1"/>
            <w:numPr>
              <w:numId w:val="108"/>
            </w:numPr>
          </w:pPr>
        </w:pPrChange>
      </w:pPr>
      <w:ins w:id="1891" w:author="Priya Birjuprasad Kanojiya" w:date="2023-02-08T12:09:00Z">
        <w:r>
          <w:rPr>
            <w:lang w:bidi="ar-SA"/>
          </w:rPr>
          <w:t xml:space="preserve">Standard Coding Practice Summary </w:t>
        </w:r>
      </w:ins>
    </w:p>
    <w:p w14:paraId="747B175E" w14:textId="77777777" w:rsidR="003B3B0B" w:rsidRDefault="003B3B0B" w:rsidP="003B3B0B">
      <w:pPr>
        <w:rPr>
          <w:ins w:id="1892" w:author="Priya Birjuprasad Kanojiya" w:date="2023-02-08T12:09:00Z"/>
          <w:lang w:bidi="ar-SA"/>
        </w:rPr>
      </w:pPr>
      <w:ins w:id="1893" w:author="Priya Birjuprasad Kanojiya" w:date="2023-02-08T12:09:00Z">
        <w:r>
          <w:rPr>
            <w:lang w:bidi="ar-SA"/>
          </w:rPr>
          <w:t xml:space="preserve">This section </w:t>
        </w:r>
        <w:proofErr w:type="spellStart"/>
        <w:r>
          <w:rPr>
            <w:lang w:bidi="ar-SA"/>
          </w:rPr>
          <w:t>PyLint</w:t>
        </w:r>
        <w:proofErr w:type="spellEnd"/>
        <w:r>
          <w:rPr>
            <w:lang w:bidi="ar-SA"/>
          </w:rPr>
          <w:t xml:space="preserve"> report for any one source file per member. Fix the code with standard practice and re-run for </w:t>
        </w:r>
        <w:proofErr w:type="spellStart"/>
        <w:r>
          <w:rPr>
            <w:lang w:bidi="ar-SA"/>
          </w:rPr>
          <w:t>PyLint</w:t>
        </w:r>
        <w:proofErr w:type="spellEnd"/>
        <w:r>
          <w:rPr>
            <w:lang w:bidi="ar-SA"/>
          </w:rPr>
          <w:t xml:space="preserve"> report</w:t>
        </w:r>
      </w:ins>
    </w:p>
    <w:tbl>
      <w:tblPr>
        <w:tblStyle w:val="GridTable5Dark-Accent1"/>
        <w:tblW w:w="7738" w:type="dxa"/>
        <w:jc w:val="center"/>
        <w:tblLook w:val="04A0" w:firstRow="1" w:lastRow="0" w:firstColumn="1" w:lastColumn="0" w:noHBand="0" w:noVBand="1"/>
      </w:tblPr>
      <w:tblGrid>
        <w:gridCol w:w="1283"/>
        <w:gridCol w:w="2206"/>
        <w:gridCol w:w="2206"/>
        <w:gridCol w:w="2043"/>
        <w:tblGridChange w:id="1894">
          <w:tblGrid>
            <w:gridCol w:w="1283"/>
            <w:gridCol w:w="2206"/>
            <w:gridCol w:w="2206"/>
            <w:gridCol w:w="2043"/>
          </w:tblGrid>
        </w:tblGridChange>
      </w:tblGrid>
      <w:tr w:rsidR="003B3B0B" w14:paraId="261D2649" w14:textId="77777777" w:rsidTr="00060D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05"/>
          <w:jc w:val="center"/>
          <w:ins w:id="1895" w:author="Priya Birjuprasad Kanojiya" w:date="2023-02-08T12:09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3" w:type="dxa"/>
          </w:tcPr>
          <w:p w14:paraId="313C7360" w14:textId="77777777" w:rsidR="003B3B0B" w:rsidRDefault="003B3B0B" w:rsidP="00060D18">
            <w:pPr>
              <w:pStyle w:val="Heading3"/>
              <w:numPr>
                <w:ilvl w:val="0"/>
                <w:numId w:val="0"/>
              </w:numPr>
              <w:jc w:val="center"/>
              <w:outlineLvl w:val="2"/>
              <w:rPr>
                <w:ins w:id="1896" w:author="Priya Birjuprasad Kanojiya" w:date="2023-02-08T12:09:00Z"/>
              </w:rPr>
            </w:pPr>
            <w:ins w:id="1897" w:author="Priya Birjuprasad Kanojiya" w:date="2023-02-08T12:09:00Z">
              <w:r>
                <w:t>PSNO</w:t>
              </w:r>
            </w:ins>
          </w:p>
        </w:tc>
        <w:tc>
          <w:tcPr>
            <w:tcW w:w="2206" w:type="dxa"/>
          </w:tcPr>
          <w:p w14:paraId="7722F806" w14:textId="77777777" w:rsidR="003B3B0B" w:rsidRDefault="003B3B0B" w:rsidP="00060D18">
            <w:pPr>
              <w:pStyle w:val="Heading3"/>
              <w:numPr>
                <w:ilvl w:val="0"/>
                <w:numId w:val="0"/>
              </w:numPr>
              <w:jc w:val="center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1898" w:author="Priya Birjuprasad Kanojiya" w:date="2023-02-08T12:09:00Z"/>
              </w:rPr>
            </w:pPr>
            <w:ins w:id="1899" w:author="Priya Birjuprasad Kanojiya" w:date="2023-02-08T12:09:00Z">
              <w:r>
                <w:t>Source File Name</w:t>
              </w:r>
            </w:ins>
          </w:p>
        </w:tc>
        <w:tc>
          <w:tcPr>
            <w:tcW w:w="2206" w:type="dxa"/>
          </w:tcPr>
          <w:p w14:paraId="1391E955" w14:textId="77777777" w:rsidR="003B3B0B" w:rsidRDefault="003B3B0B" w:rsidP="00060D18">
            <w:pPr>
              <w:pStyle w:val="Heading3"/>
              <w:numPr>
                <w:ilvl w:val="0"/>
                <w:numId w:val="0"/>
              </w:numPr>
              <w:jc w:val="center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1900" w:author="Priya Birjuprasad Kanojiya" w:date="2023-02-08T12:09:00Z"/>
              </w:rPr>
            </w:pPr>
            <w:ins w:id="1901" w:author="Priya Birjuprasad Kanojiya" w:date="2023-02-08T12:09:00Z">
              <w:r>
                <w:t xml:space="preserve">Quality Index and Suggestions before </w:t>
              </w:r>
              <w:proofErr w:type="spellStart"/>
              <w:r>
                <w:t>PyLint</w:t>
              </w:r>
              <w:proofErr w:type="spellEnd"/>
              <w:r>
                <w:t xml:space="preserve"> Recommendation</w:t>
              </w:r>
            </w:ins>
          </w:p>
        </w:tc>
        <w:tc>
          <w:tcPr>
            <w:tcW w:w="2043" w:type="dxa"/>
          </w:tcPr>
          <w:p w14:paraId="5FB10BC3" w14:textId="77777777" w:rsidR="003B3B0B" w:rsidRDefault="003B3B0B" w:rsidP="00060D18">
            <w:pPr>
              <w:pStyle w:val="Heading3"/>
              <w:numPr>
                <w:ilvl w:val="0"/>
                <w:numId w:val="0"/>
              </w:numPr>
              <w:jc w:val="center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1902" w:author="Priya Birjuprasad Kanojiya" w:date="2023-02-08T12:09:00Z"/>
              </w:rPr>
            </w:pPr>
            <w:ins w:id="1903" w:author="Priya Birjuprasad Kanojiya" w:date="2023-02-08T12:09:00Z">
              <w:r>
                <w:t xml:space="preserve">Quality Index and Suggestions after </w:t>
              </w:r>
              <w:proofErr w:type="spellStart"/>
              <w:r>
                <w:t>PyLint</w:t>
              </w:r>
              <w:proofErr w:type="spellEnd"/>
              <w:r>
                <w:t xml:space="preserve"> Recommendation</w:t>
              </w:r>
            </w:ins>
          </w:p>
        </w:tc>
      </w:tr>
      <w:tr w:rsidR="003B3B0B" w14:paraId="775EFA5C" w14:textId="77777777" w:rsidTr="003B3B0B">
        <w:tblPrEx>
          <w:tblW w:w="7738" w:type="dxa"/>
          <w:jc w:val="center"/>
          <w:tblPrExChange w:id="1904" w:author="Priya Birjuprasad Kanojiya" w:date="2023-02-08T12:09:00Z">
            <w:tblPrEx>
              <w:tblW w:w="7738" w:type="dxa"/>
              <w:jc w:val="center"/>
            </w:tblPrEx>
          </w:tblPrExChange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4"/>
          <w:jc w:val="center"/>
          <w:ins w:id="1905" w:author="Priya Birjuprasad Kanojiya" w:date="2023-02-08T12:09:00Z"/>
          <w:trPrChange w:id="1906" w:author="Priya Birjuprasad Kanojiya" w:date="2023-02-08T12:09:00Z">
            <w:trPr>
              <w:trHeight w:val="654"/>
              <w:jc w:val="center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tcPrChange w:id="1907" w:author="Priya Birjuprasad Kanojiya" w:date="2023-02-08T12:09:00Z">
              <w:tcPr>
                <w:tcW w:w="1283" w:type="dxa"/>
              </w:tcPr>
            </w:tcPrChange>
          </w:tcPr>
          <w:p w14:paraId="47528E51" w14:textId="44699731" w:rsidR="003B3B0B" w:rsidRDefault="003B3B0B" w:rsidP="00060D18">
            <w:pPr>
              <w:pStyle w:val="Heading3"/>
              <w:numPr>
                <w:ilvl w:val="0"/>
                <w:numId w:val="0"/>
              </w:numPr>
              <w:outlineLvl w:val="2"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1908" w:author="Priya Birjuprasad Kanojiya" w:date="2023-02-08T12:09:00Z"/>
              </w:rPr>
            </w:pPr>
            <w:ins w:id="1909" w:author="Priya Birjuprasad Kanojiya" w:date="2023-02-08T12:09:00Z">
              <w:r>
                <w:t>40032345</w:t>
              </w:r>
            </w:ins>
          </w:p>
        </w:tc>
        <w:tc>
          <w:tcPr>
            <w:tcW w:w="0" w:type="dxa"/>
            <w:tcPrChange w:id="1910" w:author="Priya Birjuprasad Kanojiya" w:date="2023-02-08T12:09:00Z">
              <w:tcPr>
                <w:tcW w:w="2206" w:type="dxa"/>
              </w:tcPr>
            </w:tcPrChange>
          </w:tcPr>
          <w:p w14:paraId="452AA46C" w14:textId="77777777" w:rsidR="003B3B0B" w:rsidRPr="00060D18" w:rsidRDefault="003B3B0B" w:rsidP="00060D18">
            <w:pPr>
              <w:pStyle w:val="Heading3"/>
              <w:numPr>
                <w:ilvl w:val="0"/>
                <w:numId w:val="0"/>
              </w:numPr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911" w:author="Priya Birjuprasad Kanojiya" w:date="2023-02-08T12:09:00Z"/>
                <w:rFonts w:ascii="Calibri" w:hAnsi="Calibri"/>
                <w:b w:val="0"/>
                <w:sz w:val="24"/>
                <w:szCs w:val="22"/>
                <w:lang w:bidi="ar-SA"/>
              </w:rPr>
            </w:pPr>
            <w:ins w:id="1912" w:author="Priya Birjuprasad Kanojiya" w:date="2023-02-08T12:09:00Z">
              <w:r>
                <w:rPr>
                  <w:rFonts w:ascii="Calibri" w:hAnsi="Calibri"/>
                  <w:b w:val="0"/>
                  <w:sz w:val="24"/>
                  <w:szCs w:val="22"/>
                  <w:lang w:bidi="ar-SA"/>
                </w:rPr>
                <w:t>Oops.py</w:t>
              </w:r>
            </w:ins>
          </w:p>
        </w:tc>
        <w:tc>
          <w:tcPr>
            <w:tcW w:w="0" w:type="dxa"/>
            <w:tcPrChange w:id="1913" w:author="Priya Birjuprasad Kanojiya" w:date="2023-02-08T12:09:00Z">
              <w:tcPr>
                <w:tcW w:w="2206" w:type="dxa"/>
              </w:tcPr>
            </w:tcPrChange>
          </w:tcPr>
          <w:p w14:paraId="0FF2ABC3" w14:textId="313CFFD1" w:rsidR="003B3B0B" w:rsidRPr="0018328D" w:rsidRDefault="00327881" w:rsidP="00060D18">
            <w:pPr>
              <w:pStyle w:val="Heading3"/>
              <w:numPr>
                <w:ilvl w:val="0"/>
                <w:numId w:val="0"/>
              </w:numPr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914" w:author="Priya Birjuprasad Kanojiya" w:date="2023-02-08T12:09:00Z"/>
                <w:rFonts w:ascii="Calibri" w:hAnsi="Calibri"/>
                <w:b w:val="0"/>
                <w:sz w:val="24"/>
                <w:szCs w:val="22"/>
                <w:lang w:bidi="ar-SA"/>
              </w:rPr>
            </w:pPr>
            <w:ins w:id="1915" w:author="Priya Birjuprasad Kanojiya" w:date="2023-02-08T14:17:00Z">
              <w:r>
                <w:rPr>
                  <w:rFonts w:ascii="Calibri" w:hAnsi="Calibri"/>
                  <w:b w:val="0"/>
                  <w:sz w:val="24"/>
                  <w:szCs w:val="22"/>
                  <w:lang w:bidi="ar-SA"/>
                </w:rPr>
                <w:t>6.00</w:t>
              </w:r>
            </w:ins>
          </w:p>
        </w:tc>
        <w:tc>
          <w:tcPr>
            <w:tcW w:w="0" w:type="dxa"/>
            <w:tcPrChange w:id="1916" w:author="Priya Birjuprasad Kanojiya" w:date="2023-02-08T12:09:00Z">
              <w:tcPr>
                <w:tcW w:w="2043" w:type="dxa"/>
              </w:tcPr>
            </w:tcPrChange>
          </w:tcPr>
          <w:p w14:paraId="6BB41A39" w14:textId="297C7761" w:rsidR="003B3B0B" w:rsidRPr="0018328D" w:rsidRDefault="00327881" w:rsidP="00060D18">
            <w:pPr>
              <w:pStyle w:val="Heading3"/>
              <w:numPr>
                <w:ilvl w:val="0"/>
                <w:numId w:val="0"/>
              </w:numPr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917" w:author="Priya Birjuprasad Kanojiya" w:date="2023-02-08T12:09:00Z"/>
                <w:rFonts w:ascii="Calibri" w:hAnsi="Calibri"/>
                <w:b w:val="0"/>
                <w:sz w:val="24"/>
                <w:szCs w:val="22"/>
                <w:lang w:bidi="ar-SA"/>
              </w:rPr>
            </w:pPr>
            <w:ins w:id="1918" w:author="Priya Birjuprasad Kanojiya" w:date="2023-02-08T14:17:00Z">
              <w:r>
                <w:rPr>
                  <w:rFonts w:ascii="Calibri" w:hAnsi="Calibri"/>
                  <w:b w:val="0"/>
                  <w:sz w:val="24"/>
                  <w:szCs w:val="22"/>
                  <w:lang w:bidi="ar-SA"/>
                </w:rPr>
                <w:t>6.67</w:t>
              </w:r>
            </w:ins>
          </w:p>
        </w:tc>
        <w:bookmarkStart w:id="1919" w:name="_GoBack"/>
        <w:bookmarkEnd w:id="1919"/>
      </w:tr>
    </w:tbl>
    <w:p w14:paraId="20FA57A9" w14:textId="5CF4EFB2" w:rsidR="003B3B0B" w:rsidRDefault="003B3B0B" w:rsidP="003B3B0B">
      <w:pPr>
        <w:pStyle w:val="Heading1"/>
        <w:numPr>
          <w:ilvl w:val="0"/>
          <w:numId w:val="0"/>
        </w:numPr>
        <w:rPr>
          <w:ins w:id="1920" w:author="Priya Birjuprasad Kanojiya" w:date="2023-02-08T12:11:00Z"/>
          <w:lang w:bidi="ar-SA"/>
        </w:rPr>
      </w:pPr>
      <w:ins w:id="1921" w:author="Priya Birjuprasad Kanojiya" w:date="2023-02-08T12:11:00Z">
        <w:r>
          <w:rPr>
            <w:noProof/>
          </w:rPr>
          <w:lastRenderedPageBreak/>
          <w:drawing>
            <wp:inline distT="0" distB="0" distL="0" distR="0" wp14:anchorId="08458D8F" wp14:editId="6113A0AE">
              <wp:extent cx="6457950" cy="4183380"/>
              <wp:effectExtent l="0" t="0" r="0" b="7620"/>
              <wp:docPr id="26" name="Picture 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57950" cy="41833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5F163D4" w14:textId="7F600059" w:rsidR="00B47902" w:rsidRDefault="00B47902">
      <w:pPr>
        <w:pStyle w:val="Heading1"/>
        <w:numPr>
          <w:ilvl w:val="0"/>
          <w:numId w:val="0"/>
        </w:numPr>
        <w:rPr>
          <w:ins w:id="1922" w:author="Priya Birjuprasad Kanojiya" w:date="2023-02-08T10:48:00Z"/>
          <w:lang w:bidi="ar-SA"/>
        </w:rPr>
        <w:pPrChange w:id="1923" w:author="Priya Birjuprasad Kanojiya" w:date="2023-02-08T12:09:00Z">
          <w:pPr>
            <w:pStyle w:val="Heading1"/>
            <w:ind w:left="720"/>
          </w:pPr>
        </w:pPrChange>
      </w:pPr>
      <w:ins w:id="1924" w:author="Priya Birjuprasad Kanojiya" w:date="2023-02-08T10:48:00Z">
        <w:r>
          <w:rPr>
            <w:lang w:bidi="ar-SA"/>
          </w:rPr>
          <w:t>Learnings from the Mini-Ap</w:t>
        </w:r>
      </w:ins>
      <w:ins w:id="1925" w:author="Priya Birjuprasad Kanojiya" w:date="2023-02-08T12:11:00Z">
        <w:r w:rsidR="003B3B0B" w:rsidRPr="003B3B0B">
          <w:rPr>
            <w:noProof/>
          </w:rPr>
          <w:t xml:space="preserve"> </w:t>
        </w:r>
      </w:ins>
      <w:ins w:id="1926" w:author="Priya Birjuprasad Kanojiya" w:date="2023-02-08T10:48:00Z">
        <w:r>
          <w:rPr>
            <w:lang w:bidi="ar-SA"/>
          </w:rPr>
          <w:t>p Project Journey</w:t>
        </w:r>
      </w:ins>
    </w:p>
    <w:p w14:paraId="5732764E" w14:textId="434ACC6D" w:rsidR="00B47902" w:rsidRPr="00327881" w:rsidRDefault="00A31E86" w:rsidP="00A31E86">
      <w:pPr>
        <w:pStyle w:val="ListParagraph"/>
        <w:numPr>
          <w:ilvl w:val="0"/>
          <w:numId w:val="109"/>
        </w:numPr>
        <w:rPr>
          <w:ins w:id="1927" w:author="Priya Birjuprasad Kanojiya" w:date="2023-02-08T13:53:00Z"/>
          <w:rFonts w:ascii="Arial" w:hAnsi="Arial" w:cs="Arial"/>
          <w:szCs w:val="24"/>
          <w:lang w:bidi="ar-SA"/>
          <w:rPrChange w:id="1928" w:author="Priya Birjuprasad Kanojiya" w:date="2023-02-08T14:20:00Z">
            <w:rPr>
              <w:ins w:id="1929" w:author="Priya Birjuprasad Kanojiya" w:date="2023-02-08T13:53:00Z"/>
              <w:lang w:bidi="ar-SA"/>
            </w:rPr>
          </w:rPrChange>
        </w:rPr>
      </w:pPr>
      <w:ins w:id="1930" w:author="Priya Birjuprasad Kanojiya" w:date="2023-02-08T13:53:00Z">
        <w:r w:rsidRPr="00327881">
          <w:rPr>
            <w:rFonts w:ascii="Arial" w:hAnsi="Arial" w:cs="Arial"/>
            <w:szCs w:val="24"/>
            <w:lang w:bidi="ar-SA"/>
            <w:rPrChange w:id="1931" w:author="Priya Birjuprasad Kanojiya" w:date="2023-02-08T14:20:00Z">
              <w:rPr>
                <w:lang w:bidi="ar-SA"/>
              </w:rPr>
            </w:rPrChange>
          </w:rPr>
          <w:t>In this project we tried to ap</w:t>
        </w:r>
      </w:ins>
      <w:ins w:id="1932" w:author="Priya Birjuprasad Kanojiya" w:date="2023-02-08T14:08:00Z">
        <w:r w:rsidR="0060767D" w:rsidRPr="00327881">
          <w:rPr>
            <w:rFonts w:ascii="Arial" w:hAnsi="Arial" w:cs="Arial"/>
            <w:szCs w:val="24"/>
            <w:lang w:bidi="ar-SA"/>
            <w:rPrChange w:id="1933" w:author="Priya Birjuprasad Kanojiya" w:date="2023-02-08T14:20:00Z">
              <w:rPr>
                <w:szCs w:val="24"/>
                <w:lang w:bidi="ar-SA"/>
              </w:rPr>
            </w:rPrChange>
          </w:rPr>
          <w:t>p</w:t>
        </w:r>
      </w:ins>
      <w:ins w:id="1934" w:author="Priya Birjuprasad Kanojiya" w:date="2023-02-08T13:53:00Z">
        <w:r w:rsidRPr="00327881">
          <w:rPr>
            <w:rFonts w:ascii="Arial" w:hAnsi="Arial" w:cs="Arial"/>
            <w:szCs w:val="24"/>
            <w:lang w:bidi="ar-SA"/>
            <w:rPrChange w:id="1935" w:author="Priya Birjuprasad Kanojiya" w:date="2023-02-08T14:20:00Z">
              <w:rPr>
                <w:lang w:bidi="ar-SA"/>
              </w:rPr>
            </w:rPrChange>
          </w:rPr>
          <w:t>ly the concepts of oops in selenium automation project.</w:t>
        </w:r>
      </w:ins>
    </w:p>
    <w:p w14:paraId="2726C95B" w14:textId="692CC5EB" w:rsidR="00A31E86" w:rsidRPr="00327881" w:rsidRDefault="006D682D" w:rsidP="00A31E86">
      <w:pPr>
        <w:pStyle w:val="ListParagraph"/>
        <w:numPr>
          <w:ilvl w:val="0"/>
          <w:numId w:val="109"/>
        </w:numPr>
        <w:rPr>
          <w:ins w:id="1936" w:author="Priya Birjuprasad Kanojiya" w:date="2023-02-08T13:54:00Z"/>
          <w:rFonts w:ascii="Arial" w:hAnsi="Arial" w:cs="Arial"/>
          <w:szCs w:val="24"/>
          <w:lang w:bidi="ar-SA"/>
          <w:rPrChange w:id="1937" w:author="Priya Birjuprasad Kanojiya" w:date="2023-02-08T14:20:00Z">
            <w:rPr>
              <w:ins w:id="1938" w:author="Priya Birjuprasad Kanojiya" w:date="2023-02-08T13:54:00Z"/>
              <w:lang w:bidi="ar-SA"/>
            </w:rPr>
          </w:rPrChange>
        </w:rPr>
      </w:pPr>
      <w:proofErr w:type="gramStart"/>
      <w:ins w:id="1939" w:author="Priya Birjuprasad Kanojiya" w:date="2023-02-08T13:53:00Z">
        <w:r w:rsidRPr="00327881">
          <w:rPr>
            <w:rFonts w:ascii="Arial" w:hAnsi="Arial" w:cs="Arial"/>
            <w:szCs w:val="24"/>
            <w:lang w:bidi="ar-SA"/>
            <w:rPrChange w:id="1940" w:author="Priya Birjuprasad Kanojiya" w:date="2023-02-08T14:20:00Z">
              <w:rPr>
                <w:lang w:bidi="ar-SA"/>
              </w:rPr>
            </w:rPrChange>
          </w:rPr>
          <w:t xml:space="preserve">Classes </w:t>
        </w:r>
      </w:ins>
      <w:ins w:id="1941" w:author="Priya Birjuprasad Kanojiya" w:date="2023-02-08T13:56:00Z">
        <w:r w:rsidRPr="00327881">
          <w:rPr>
            <w:rFonts w:ascii="Arial" w:hAnsi="Arial" w:cs="Arial"/>
            <w:szCs w:val="24"/>
            <w:lang w:bidi="ar-SA"/>
            <w:rPrChange w:id="1942" w:author="Priya Birjuprasad Kanojiya" w:date="2023-02-08T14:20:00Z">
              <w:rPr>
                <w:szCs w:val="24"/>
                <w:lang w:bidi="ar-SA"/>
              </w:rPr>
            </w:rPrChange>
          </w:rPr>
          <w:t>,O</w:t>
        </w:r>
      </w:ins>
      <w:ins w:id="1943" w:author="Priya Birjuprasad Kanojiya" w:date="2023-02-08T13:54:00Z">
        <w:r w:rsidRPr="00327881">
          <w:rPr>
            <w:rFonts w:ascii="Arial" w:hAnsi="Arial" w:cs="Arial"/>
            <w:szCs w:val="24"/>
            <w:lang w:bidi="ar-SA"/>
            <w:rPrChange w:id="1944" w:author="Priya Birjuprasad Kanojiya" w:date="2023-02-08T14:20:00Z">
              <w:rPr>
                <w:lang w:bidi="ar-SA"/>
              </w:rPr>
            </w:rPrChange>
          </w:rPr>
          <w:t>bject</w:t>
        </w:r>
        <w:proofErr w:type="gramEnd"/>
        <w:r w:rsidRPr="00327881">
          <w:rPr>
            <w:rFonts w:ascii="Arial" w:hAnsi="Arial" w:cs="Arial"/>
            <w:szCs w:val="24"/>
            <w:lang w:bidi="ar-SA"/>
            <w:rPrChange w:id="1945" w:author="Priya Birjuprasad Kanojiya" w:date="2023-02-08T14:20:00Z">
              <w:rPr>
                <w:lang w:bidi="ar-SA"/>
              </w:rPr>
            </w:rPrChange>
          </w:rPr>
          <w:t xml:space="preserve"> , exception handling and </w:t>
        </w:r>
        <w:proofErr w:type="spellStart"/>
        <w:r w:rsidRPr="00327881">
          <w:rPr>
            <w:rFonts w:ascii="Arial" w:hAnsi="Arial" w:cs="Arial"/>
            <w:szCs w:val="24"/>
            <w:lang w:bidi="ar-SA"/>
            <w:rPrChange w:id="1946" w:author="Priya Birjuprasad Kanojiya" w:date="2023-02-08T14:20:00Z">
              <w:rPr>
                <w:lang w:bidi="ar-SA"/>
              </w:rPr>
            </w:rPrChange>
          </w:rPr>
          <w:t>pytest</w:t>
        </w:r>
        <w:proofErr w:type="spellEnd"/>
        <w:r w:rsidRPr="00327881">
          <w:rPr>
            <w:rFonts w:ascii="Arial" w:hAnsi="Arial" w:cs="Arial"/>
            <w:szCs w:val="24"/>
            <w:lang w:bidi="ar-SA"/>
            <w:rPrChange w:id="1947" w:author="Priya Birjuprasad Kanojiya" w:date="2023-02-08T14:20:00Z">
              <w:rPr>
                <w:lang w:bidi="ar-SA"/>
              </w:rPr>
            </w:rPrChange>
          </w:rPr>
          <w:t xml:space="preserve"> are implemented.</w:t>
        </w:r>
      </w:ins>
    </w:p>
    <w:p w14:paraId="5822D13B" w14:textId="77777777" w:rsidR="006D682D" w:rsidRPr="00327881" w:rsidRDefault="006D682D" w:rsidP="006D682D">
      <w:pPr>
        <w:pStyle w:val="ListParagraph"/>
        <w:numPr>
          <w:ilvl w:val="0"/>
          <w:numId w:val="109"/>
        </w:numPr>
        <w:rPr>
          <w:ins w:id="1948" w:author="Priya Birjuprasad Kanojiya" w:date="2023-02-08T13:55:00Z"/>
          <w:rFonts w:ascii="Arial" w:hAnsi="Arial" w:cs="Arial"/>
          <w:szCs w:val="24"/>
          <w:lang w:bidi="ar-SA"/>
          <w:rPrChange w:id="1949" w:author="Priya Birjuprasad Kanojiya" w:date="2023-02-08T14:20:00Z">
            <w:rPr>
              <w:ins w:id="1950" w:author="Priya Birjuprasad Kanojiya" w:date="2023-02-08T13:55:00Z"/>
              <w:b/>
              <w:bCs/>
              <w:szCs w:val="24"/>
              <w:lang w:bidi="ar-SA"/>
            </w:rPr>
          </w:rPrChange>
        </w:rPr>
      </w:pPr>
      <w:ins w:id="1951" w:author="Priya Birjuprasad Kanojiya" w:date="2023-02-08T13:55:00Z">
        <w:r w:rsidRPr="00327881">
          <w:rPr>
            <w:rFonts w:ascii="Arial" w:hAnsi="Arial" w:cs="Arial"/>
            <w:szCs w:val="24"/>
            <w:lang w:bidi="ar-SA"/>
            <w:rPrChange w:id="1952" w:author="Priya Birjuprasad Kanojiya" w:date="2023-02-08T14:20:00Z">
              <w:rPr>
                <w:b/>
                <w:bCs/>
                <w:lang w:bidi="ar-SA"/>
              </w:rPr>
            </w:rPrChange>
          </w:rPr>
          <w:t>The code gives user to access the website of Starbucks and options to select operations which is to be performed.</w:t>
        </w:r>
      </w:ins>
    </w:p>
    <w:p w14:paraId="4AC1ABFC" w14:textId="77777777" w:rsidR="006D682D" w:rsidRPr="00327881" w:rsidRDefault="006D682D" w:rsidP="006D682D">
      <w:pPr>
        <w:pStyle w:val="ListParagraph"/>
        <w:numPr>
          <w:ilvl w:val="0"/>
          <w:numId w:val="109"/>
        </w:numPr>
        <w:rPr>
          <w:ins w:id="1953" w:author="Priya Birjuprasad Kanojiya" w:date="2023-02-08T13:55:00Z"/>
          <w:rFonts w:ascii="Arial" w:hAnsi="Arial" w:cs="Arial"/>
          <w:szCs w:val="24"/>
          <w:lang w:bidi="ar-SA"/>
          <w:rPrChange w:id="1954" w:author="Priya Birjuprasad Kanojiya" w:date="2023-02-08T14:20:00Z">
            <w:rPr>
              <w:ins w:id="1955" w:author="Priya Birjuprasad Kanojiya" w:date="2023-02-08T13:55:00Z"/>
              <w:b/>
              <w:bCs/>
              <w:szCs w:val="24"/>
              <w:lang w:bidi="ar-SA"/>
            </w:rPr>
          </w:rPrChange>
        </w:rPr>
      </w:pPr>
      <w:ins w:id="1956" w:author="Priya Birjuprasad Kanojiya" w:date="2023-02-08T13:55:00Z">
        <w:r w:rsidRPr="00327881">
          <w:rPr>
            <w:rFonts w:ascii="Arial" w:hAnsi="Arial" w:cs="Arial"/>
            <w:szCs w:val="24"/>
            <w:lang w:bidi="ar-SA"/>
            <w:rPrChange w:id="1957" w:author="Priya Birjuprasad Kanojiya" w:date="2023-02-08T14:20:00Z">
              <w:rPr>
                <w:b/>
                <w:bCs/>
                <w:szCs w:val="24"/>
                <w:lang w:bidi="ar-SA"/>
              </w:rPr>
            </w:rPrChange>
          </w:rPr>
          <w:t>It’s a menu driven program.</w:t>
        </w:r>
      </w:ins>
    </w:p>
    <w:p w14:paraId="02EFBD70" w14:textId="77777777" w:rsidR="006D682D" w:rsidRPr="00327881" w:rsidRDefault="006D682D" w:rsidP="006D682D">
      <w:pPr>
        <w:pStyle w:val="ListParagraph"/>
        <w:numPr>
          <w:ilvl w:val="0"/>
          <w:numId w:val="109"/>
        </w:numPr>
        <w:rPr>
          <w:ins w:id="1958" w:author="Priya Birjuprasad Kanojiya" w:date="2023-02-08T13:55:00Z"/>
          <w:rFonts w:ascii="Arial" w:hAnsi="Arial" w:cs="Arial"/>
          <w:szCs w:val="24"/>
          <w:lang w:bidi="ar-SA"/>
          <w:rPrChange w:id="1959" w:author="Priya Birjuprasad Kanojiya" w:date="2023-02-08T14:20:00Z">
            <w:rPr>
              <w:ins w:id="1960" w:author="Priya Birjuprasad Kanojiya" w:date="2023-02-08T13:55:00Z"/>
              <w:b/>
              <w:bCs/>
              <w:szCs w:val="24"/>
              <w:lang w:bidi="ar-SA"/>
            </w:rPr>
          </w:rPrChange>
        </w:rPr>
      </w:pPr>
      <w:ins w:id="1961" w:author="Priya Birjuprasad Kanojiya" w:date="2023-02-08T13:55:00Z">
        <w:r w:rsidRPr="00327881">
          <w:rPr>
            <w:rFonts w:ascii="Arial" w:hAnsi="Arial" w:cs="Arial"/>
            <w:szCs w:val="24"/>
            <w:lang w:bidi="ar-SA"/>
            <w:rPrChange w:id="1962" w:author="Priya Birjuprasad Kanojiya" w:date="2023-02-08T14:20:00Z">
              <w:rPr>
                <w:b/>
                <w:bCs/>
                <w:szCs w:val="24"/>
                <w:lang w:bidi="ar-SA"/>
              </w:rPr>
            </w:rPrChange>
          </w:rPr>
          <w:t>There are options to select an item and another option for exception.</w:t>
        </w:r>
      </w:ins>
    </w:p>
    <w:p w14:paraId="424331D4" w14:textId="77777777" w:rsidR="006D682D" w:rsidRPr="00327881" w:rsidRDefault="006D682D" w:rsidP="006D682D">
      <w:pPr>
        <w:pStyle w:val="ListParagraph"/>
        <w:ind w:left="1836" w:firstLine="0"/>
        <w:rPr>
          <w:ins w:id="1963" w:author="Priya Birjuprasad Kanojiya" w:date="2023-02-08T13:55:00Z"/>
          <w:rFonts w:ascii="Arial" w:hAnsi="Arial" w:cs="Arial"/>
          <w:szCs w:val="24"/>
          <w:lang w:bidi="ar-SA"/>
          <w:rPrChange w:id="1964" w:author="Priya Birjuprasad Kanojiya" w:date="2023-02-08T14:20:00Z">
            <w:rPr>
              <w:ins w:id="1965" w:author="Priya Birjuprasad Kanojiya" w:date="2023-02-08T13:55:00Z"/>
              <w:b/>
              <w:bCs/>
              <w:szCs w:val="24"/>
              <w:lang w:bidi="ar-SA"/>
            </w:rPr>
          </w:rPrChange>
        </w:rPr>
      </w:pPr>
    </w:p>
    <w:p w14:paraId="4F5E4DF5" w14:textId="77777777" w:rsidR="00327881" w:rsidRPr="00327881" w:rsidRDefault="00327881" w:rsidP="00327881">
      <w:pPr>
        <w:pStyle w:val="ListParagraph"/>
        <w:numPr>
          <w:ilvl w:val="0"/>
          <w:numId w:val="109"/>
        </w:numPr>
        <w:spacing w:before="100" w:beforeAutospacing="1" w:after="240"/>
        <w:rPr>
          <w:ins w:id="1966" w:author="Priya Birjuprasad Kanojiya" w:date="2023-02-08T14:19:00Z"/>
          <w:rFonts w:ascii="Arial" w:hAnsi="Arial" w:cs="Arial"/>
          <w:szCs w:val="24"/>
          <w:lang w:val="en-IN" w:eastAsia="en-IN" w:bidi="ar-SA"/>
          <w:rPrChange w:id="1967" w:author="Priya Birjuprasad Kanojiya" w:date="2023-02-08T14:20:00Z">
            <w:rPr>
              <w:ins w:id="1968" w:author="Priya Birjuprasad Kanojiya" w:date="2023-02-08T14:19:00Z"/>
              <w:rFonts w:ascii="Times New Roman" w:hAnsi="Times New Roman"/>
              <w:szCs w:val="24"/>
              <w:lang w:val="en-IN" w:eastAsia="en-IN" w:bidi="ar-SA"/>
            </w:rPr>
          </w:rPrChange>
        </w:rPr>
      </w:pPr>
      <w:ins w:id="1969" w:author="Priya Birjuprasad Kanojiya" w:date="2023-02-08T14:19:00Z">
        <w:r w:rsidRPr="00327881">
          <w:rPr>
            <w:rFonts w:ascii="Arial" w:hAnsi="Arial" w:cs="Arial"/>
            <w:szCs w:val="24"/>
            <w:lang w:val="en-IN" w:eastAsia="en-IN" w:bidi="ar-SA"/>
            <w:rPrChange w:id="1970" w:author="Priya Birjuprasad Kanojiya" w:date="2023-02-08T14:20:00Z">
              <w:rPr>
                <w:rFonts w:ascii="Times New Roman" w:hAnsi="Times New Roman"/>
                <w:szCs w:val="24"/>
                <w:lang w:val="en-IN" w:eastAsia="en-IN" w:bidi="ar-SA"/>
              </w:rPr>
            </w:rPrChange>
          </w:rPr>
          <w:t>Understanding of the inheritance concept in OOP.</w:t>
        </w:r>
      </w:ins>
    </w:p>
    <w:p w14:paraId="6FE19E25" w14:textId="47AF2833" w:rsidR="00327881" w:rsidRPr="00327881" w:rsidRDefault="00327881" w:rsidP="00327881">
      <w:pPr>
        <w:pStyle w:val="ListParagraph"/>
        <w:numPr>
          <w:ilvl w:val="0"/>
          <w:numId w:val="109"/>
        </w:numPr>
        <w:spacing w:before="100" w:beforeAutospacing="1" w:after="240"/>
        <w:rPr>
          <w:ins w:id="1971" w:author="Priya Birjuprasad Kanojiya" w:date="2023-02-08T14:19:00Z"/>
          <w:rFonts w:ascii="Arial" w:hAnsi="Arial" w:cs="Arial"/>
          <w:szCs w:val="24"/>
          <w:lang w:val="en-IN" w:eastAsia="en-IN" w:bidi="ar-SA"/>
          <w:rPrChange w:id="1972" w:author="Priya Birjuprasad Kanojiya" w:date="2023-02-08T14:20:00Z">
            <w:rPr>
              <w:ins w:id="1973" w:author="Priya Birjuprasad Kanojiya" w:date="2023-02-08T14:19:00Z"/>
              <w:rFonts w:ascii="Times New Roman" w:hAnsi="Times New Roman"/>
              <w:szCs w:val="24"/>
              <w:lang w:val="en-IN" w:eastAsia="en-IN" w:bidi="ar-SA"/>
            </w:rPr>
          </w:rPrChange>
        </w:rPr>
      </w:pPr>
      <w:ins w:id="1974" w:author="Priya Birjuprasad Kanojiya" w:date="2023-02-08T14:19:00Z">
        <w:r w:rsidRPr="00327881">
          <w:rPr>
            <w:rFonts w:ascii="Arial" w:hAnsi="Arial" w:cs="Arial"/>
            <w:szCs w:val="24"/>
            <w:lang w:val="en-IN" w:eastAsia="en-IN" w:bidi="ar-SA"/>
            <w:rPrChange w:id="1975" w:author="Priya Birjuprasad Kanojiya" w:date="2023-02-08T14:20:00Z">
              <w:rPr>
                <w:rFonts w:ascii="Times New Roman" w:hAnsi="Times New Roman"/>
                <w:szCs w:val="24"/>
                <w:lang w:val="en-IN" w:eastAsia="en-IN" w:bidi="ar-SA"/>
              </w:rPr>
            </w:rPrChange>
          </w:rPr>
          <w:t>Usage of Selenium WebDriver to automate web applications.</w:t>
        </w:r>
      </w:ins>
    </w:p>
    <w:p w14:paraId="3D7CF218" w14:textId="11B0D384" w:rsidR="00327881" w:rsidRPr="00327881" w:rsidRDefault="00327881" w:rsidP="00327881">
      <w:pPr>
        <w:pStyle w:val="ListParagraph"/>
        <w:numPr>
          <w:ilvl w:val="0"/>
          <w:numId w:val="109"/>
        </w:numPr>
        <w:spacing w:before="100" w:beforeAutospacing="1" w:after="240"/>
        <w:rPr>
          <w:ins w:id="1976" w:author="Priya Birjuprasad Kanojiya" w:date="2023-02-08T14:19:00Z"/>
          <w:rFonts w:ascii="Arial" w:hAnsi="Arial" w:cs="Arial"/>
          <w:szCs w:val="24"/>
          <w:lang w:val="en-IN" w:eastAsia="en-IN" w:bidi="ar-SA"/>
          <w:rPrChange w:id="1977" w:author="Priya Birjuprasad Kanojiya" w:date="2023-02-08T14:20:00Z">
            <w:rPr>
              <w:ins w:id="1978" w:author="Priya Birjuprasad Kanojiya" w:date="2023-02-08T14:19:00Z"/>
              <w:rFonts w:ascii="Times New Roman" w:hAnsi="Times New Roman"/>
              <w:szCs w:val="24"/>
              <w:lang w:val="en-IN" w:eastAsia="en-IN" w:bidi="ar-SA"/>
            </w:rPr>
          </w:rPrChange>
        </w:rPr>
      </w:pPr>
      <w:ins w:id="1979" w:author="Priya Birjuprasad Kanojiya" w:date="2023-02-08T14:19:00Z">
        <w:r w:rsidRPr="00327881">
          <w:rPr>
            <w:rFonts w:ascii="Arial" w:hAnsi="Arial" w:cs="Arial"/>
            <w:szCs w:val="24"/>
            <w:lang w:val="en-IN" w:eastAsia="en-IN" w:bidi="ar-SA"/>
            <w:rPrChange w:id="1980" w:author="Priya Birjuprasad Kanojiya" w:date="2023-02-08T14:20:00Z">
              <w:rPr>
                <w:rFonts w:ascii="Times New Roman" w:hAnsi="Times New Roman"/>
                <w:szCs w:val="24"/>
                <w:lang w:val="en-IN" w:eastAsia="en-IN" w:bidi="ar-SA"/>
              </w:rPr>
            </w:rPrChange>
          </w:rPr>
          <w:t xml:space="preserve">Locating web elements using different strategies like </w:t>
        </w:r>
        <w:proofErr w:type="spellStart"/>
        <w:proofErr w:type="gramStart"/>
        <w:r w:rsidRPr="00327881">
          <w:rPr>
            <w:rFonts w:ascii="Arial" w:hAnsi="Arial" w:cs="Arial"/>
            <w:szCs w:val="24"/>
            <w:lang w:val="en-IN" w:eastAsia="en-IN" w:bidi="ar-SA"/>
            <w:rPrChange w:id="1981" w:author="Priya Birjuprasad Kanojiya" w:date="2023-02-08T14:20:00Z">
              <w:rPr>
                <w:rFonts w:ascii="Times New Roman" w:hAnsi="Times New Roman"/>
                <w:szCs w:val="24"/>
                <w:lang w:val="en-IN" w:eastAsia="en-IN" w:bidi="ar-SA"/>
              </w:rPr>
            </w:rPrChange>
          </w:rPr>
          <w:t>By.LINK</w:t>
        </w:r>
        <w:proofErr w:type="gramEnd"/>
        <w:r w:rsidRPr="00327881">
          <w:rPr>
            <w:rFonts w:ascii="Arial" w:hAnsi="Arial" w:cs="Arial"/>
            <w:szCs w:val="24"/>
            <w:lang w:val="en-IN" w:eastAsia="en-IN" w:bidi="ar-SA"/>
            <w:rPrChange w:id="1982" w:author="Priya Birjuprasad Kanojiya" w:date="2023-02-08T14:20:00Z">
              <w:rPr>
                <w:rFonts w:ascii="Times New Roman" w:hAnsi="Times New Roman"/>
                <w:szCs w:val="24"/>
                <w:lang w:val="en-IN" w:eastAsia="en-IN" w:bidi="ar-SA"/>
              </w:rPr>
            </w:rPrChange>
          </w:rPr>
          <w:t>_TEXT</w:t>
        </w:r>
        <w:proofErr w:type="spellEnd"/>
        <w:r w:rsidRPr="00327881">
          <w:rPr>
            <w:rFonts w:ascii="Arial" w:hAnsi="Arial" w:cs="Arial"/>
            <w:szCs w:val="24"/>
            <w:lang w:val="en-IN" w:eastAsia="en-IN" w:bidi="ar-SA"/>
            <w:rPrChange w:id="1983" w:author="Priya Birjuprasad Kanojiya" w:date="2023-02-08T14:20:00Z">
              <w:rPr>
                <w:rFonts w:ascii="Times New Roman" w:hAnsi="Times New Roman"/>
                <w:szCs w:val="24"/>
                <w:lang w:val="en-IN" w:eastAsia="en-IN" w:bidi="ar-SA"/>
              </w:rPr>
            </w:rPrChange>
          </w:rPr>
          <w:t xml:space="preserve">, By.NAME, </w:t>
        </w:r>
        <w:proofErr w:type="spellStart"/>
        <w:r w:rsidRPr="00327881">
          <w:rPr>
            <w:rFonts w:ascii="Arial" w:hAnsi="Arial" w:cs="Arial"/>
            <w:szCs w:val="24"/>
            <w:lang w:val="en-IN" w:eastAsia="en-IN" w:bidi="ar-SA"/>
            <w:rPrChange w:id="1984" w:author="Priya Birjuprasad Kanojiya" w:date="2023-02-08T14:20:00Z">
              <w:rPr>
                <w:rFonts w:ascii="Times New Roman" w:hAnsi="Times New Roman"/>
                <w:szCs w:val="24"/>
                <w:lang w:val="en-IN" w:eastAsia="en-IN" w:bidi="ar-SA"/>
              </w:rPr>
            </w:rPrChange>
          </w:rPr>
          <w:t>By.CLASS_NAME</w:t>
        </w:r>
        <w:proofErr w:type="spellEnd"/>
        <w:r w:rsidRPr="00327881">
          <w:rPr>
            <w:rFonts w:ascii="Arial" w:hAnsi="Arial" w:cs="Arial"/>
            <w:szCs w:val="24"/>
            <w:lang w:val="en-IN" w:eastAsia="en-IN" w:bidi="ar-SA"/>
            <w:rPrChange w:id="1985" w:author="Priya Birjuprasad Kanojiya" w:date="2023-02-08T14:20:00Z">
              <w:rPr>
                <w:rFonts w:ascii="Times New Roman" w:hAnsi="Times New Roman"/>
                <w:szCs w:val="24"/>
                <w:lang w:val="en-IN" w:eastAsia="en-IN" w:bidi="ar-SA"/>
              </w:rPr>
            </w:rPrChange>
          </w:rPr>
          <w:t xml:space="preserve">, By.ID,   and </w:t>
        </w:r>
        <w:proofErr w:type="spellStart"/>
        <w:r w:rsidRPr="00327881">
          <w:rPr>
            <w:rFonts w:ascii="Arial" w:hAnsi="Arial" w:cs="Arial"/>
            <w:szCs w:val="24"/>
            <w:lang w:val="en-IN" w:eastAsia="en-IN" w:bidi="ar-SA"/>
            <w:rPrChange w:id="1986" w:author="Priya Birjuprasad Kanojiya" w:date="2023-02-08T14:20:00Z">
              <w:rPr>
                <w:rFonts w:ascii="Times New Roman" w:hAnsi="Times New Roman"/>
                <w:szCs w:val="24"/>
                <w:lang w:val="en-IN" w:eastAsia="en-IN" w:bidi="ar-SA"/>
              </w:rPr>
            </w:rPrChange>
          </w:rPr>
          <w:t>By.XPATH</w:t>
        </w:r>
        <w:proofErr w:type="spellEnd"/>
        <w:r w:rsidRPr="00327881">
          <w:rPr>
            <w:rFonts w:ascii="Arial" w:hAnsi="Arial" w:cs="Arial"/>
            <w:szCs w:val="24"/>
            <w:lang w:val="en-IN" w:eastAsia="en-IN" w:bidi="ar-SA"/>
            <w:rPrChange w:id="1987" w:author="Priya Birjuprasad Kanojiya" w:date="2023-02-08T14:20:00Z">
              <w:rPr>
                <w:rFonts w:ascii="Times New Roman" w:hAnsi="Times New Roman"/>
                <w:szCs w:val="24"/>
                <w:lang w:val="en-IN" w:eastAsia="en-IN" w:bidi="ar-SA"/>
              </w:rPr>
            </w:rPrChange>
          </w:rPr>
          <w:t>.</w:t>
        </w:r>
      </w:ins>
    </w:p>
    <w:p w14:paraId="7D6057E9" w14:textId="5A1C7B3E" w:rsidR="00327881" w:rsidRPr="00327881" w:rsidRDefault="00327881" w:rsidP="00327881">
      <w:pPr>
        <w:pStyle w:val="ListParagraph"/>
        <w:numPr>
          <w:ilvl w:val="0"/>
          <w:numId w:val="109"/>
        </w:numPr>
        <w:spacing w:before="100" w:beforeAutospacing="1" w:after="240"/>
        <w:rPr>
          <w:ins w:id="1988" w:author="Priya Birjuprasad Kanojiya" w:date="2023-02-08T14:19:00Z"/>
          <w:rFonts w:ascii="Arial" w:hAnsi="Arial" w:cs="Arial"/>
          <w:szCs w:val="24"/>
          <w:lang w:val="en-IN" w:eastAsia="en-IN" w:bidi="ar-SA"/>
          <w:rPrChange w:id="1989" w:author="Priya Birjuprasad Kanojiya" w:date="2023-02-08T14:20:00Z">
            <w:rPr>
              <w:ins w:id="1990" w:author="Priya Birjuprasad Kanojiya" w:date="2023-02-08T14:19:00Z"/>
              <w:rFonts w:ascii="Times New Roman" w:hAnsi="Times New Roman"/>
              <w:szCs w:val="24"/>
              <w:lang w:val="en-IN" w:eastAsia="en-IN" w:bidi="ar-SA"/>
            </w:rPr>
          </w:rPrChange>
        </w:rPr>
      </w:pPr>
      <w:ins w:id="1991" w:author="Priya Birjuprasad Kanojiya" w:date="2023-02-08T14:19:00Z">
        <w:r w:rsidRPr="00327881">
          <w:rPr>
            <w:rFonts w:ascii="Arial" w:hAnsi="Arial" w:cs="Arial"/>
            <w:szCs w:val="24"/>
            <w:lang w:val="en-IN" w:eastAsia="en-IN" w:bidi="ar-SA"/>
            <w:rPrChange w:id="1992" w:author="Priya Birjuprasad Kanojiya" w:date="2023-02-08T14:20:00Z">
              <w:rPr>
                <w:rFonts w:ascii="Times New Roman" w:hAnsi="Times New Roman"/>
                <w:szCs w:val="24"/>
                <w:lang w:val="en-IN" w:eastAsia="en-IN" w:bidi="ar-SA"/>
              </w:rPr>
            </w:rPrChange>
          </w:rPr>
          <w:t>Exception handling in Python.</w:t>
        </w:r>
      </w:ins>
    </w:p>
    <w:p w14:paraId="741973A3" w14:textId="7619EFF2" w:rsidR="00327881" w:rsidRDefault="00327881" w:rsidP="00327881">
      <w:pPr>
        <w:pStyle w:val="ListParagraph"/>
        <w:numPr>
          <w:ilvl w:val="0"/>
          <w:numId w:val="109"/>
        </w:numPr>
        <w:spacing w:before="100" w:beforeAutospacing="1" w:after="240"/>
        <w:rPr>
          <w:ins w:id="1993" w:author="Priya Birjuprasad Kanojiya" w:date="2023-02-08T14:36:00Z"/>
          <w:rFonts w:ascii="Arial" w:hAnsi="Arial" w:cs="Arial"/>
          <w:szCs w:val="24"/>
          <w:lang w:val="en-IN" w:eastAsia="en-IN" w:bidi="ar-SA"/>
        </w:rPr>
      </w:pPr>
      <w:ins w:id="1994" w:author="Priya Birjuprasad Kanojiya" w:date="2023-02-08T14:19:00Z">
        <w:r w:rsidRPr="00327881">
          <w:rPr>
            <w:rFonts w:ascii="Arial" w:hAnsi="Arial" w:cs="Arial"/>
            <w:szCs w:val="24"/>
            <w:lang w:val="en-IN" w:eastAsia="en-IN" w:bidi="ar-SA"/>
            <w:rPrChange w:id="1995" w:author="Priya Birjuprasad Kanojiya" w:date="2023-02-08T14:20:00Z">
              <w:rPr>
                <w:rFonts w:ascii="Times New Roman" w:hAnsi="Times New Roman"/>
                <w:szCs w:val="24"/>
                <w:lang w:val="en-IN" w:eastAsia="en-IN" w:bidi="ar-SA"/>
              </w:rPr>
            </w:rPrChange>
          </w:rPr>
          <w:t>Implementing a user interface for user interaction.</w:t>
        </w:r>
      </w:ins>
    </w:p>
    <w:p w14:paraId="5C1707AE" w14:textId="1DBD92B8" w:rsidR="00AB7C29" w:rsidRPr="00327881" w:rsidRDefault="00AB7C29" w:rsidP="00327881">
      <w:pPr>
        <w:pStyle w:val="ListParagraph"/>
        <w:numPr>
          <w:ilvl w:val="0"/>
          <w:numId w:val="109"/>
        </w:numPr>
        <w:spacing w:before="100" w:beforeAutospacing="1" w:after="240"/>
        <w:rPr>
          <w:ins w:id="1996" w:author="Priya Birjuprasad Kanojiya" w:date="2023-02-08T14:19:00Z"/>
          <w:rFonts w:ascii="Arial" w:hAnsi="Arial" w:cs="Arial"/>
          <w:szCs w:val="24"/>
          <w:lang w:val="en-IN" w:eastAsia="en-IN" w:bidi="ar-SA"/>
          <w:rPrChange w:id="1997" w:author="Priya Birjuprasad Kanojiya" w:date="2023-02-08T14:20:00Z">
            <w:rPr>
              <w:ins w:id="1998" w:author="Priya Birjuprasad Kanojiya" w:date="2023-02-08T14:19:00Z"/>
              <w:rFonts w:ascii="Times New Roman" w:hAnsi="Times New Roman"/>
              <w:szCs w:val="24"/>
              <w:lang w:val="en-IN" w:eastAsia="en-IN" w:bidi="ar-SA"/>
            </w:rPr>
          </w:rPrChange>
        </w:rPr>
      </w:pPr>
      <w:ins w:id="1999" w:author="Priya Birjuprasad Kanojiya" w:date="2023-02-08T14:36:00Z">
        <w:r>
          <w:rPr>
            <w:rFonts w:ascii="Arial" w:hAnsi="Arial" w:cs="Arial"/>
            <w:szCs w:val="24"/>
            <w:lang w:val="en-IN" w:eastAsia="en-IN" w:bidi="ar-SA"/>
          </w:rPr>
          <w:t xml:space="preserve">Testing </w:t>
        </w:r>
      </w:ins>
      <w:ins w:id="2000" w:author="Priya Birjuprasad Kanojiya" w:date="2023-02-08T14:37:00Z">
        <w:r>
          <w:rPr>
            <w:rFonts w:ascii="Arial" w:hAnsi="Arial" w:cs="Arial"/>
            <w:szCs w:val="24"/>
            <w:lang w:val="en-IN" w:eastAsia="en-IN" w:bidi="ar-SA"/>
          </w:rPr>
          <w:t xml:space="preserve">for functions is done using </w:t>
        </w:r>
        <w:proofErr w:type="spellStart"/>
        <w:r>
          <w:rPr>
            <w:rFonts w:ascii="Arial" w:hAnsi="Arial" w:cs="Arial"/>
            <w:szCs w:val="24"/>
            <w:lang w:val="en-IN" w:eastAsia="en-IN" w:bidi="ar-SA"/>
          </w:rPr>
          <w:t>pytest</w:t>
        </w:r>
        <w:proofErr w:type="spellEnd"/>
        <w:r>
          <w:rPr>
            <w:rFonts w:ascii="Arial" w:hAnsi="Arial" w:cs="Arial"/>
            <w:szCs w:val="24"/>
            <w:lang w:val="en-IN" w:eastAsia="en-IN" w:bidi="ar-SA"/>
          </w:rPr>
          <w:t>.</w:t>
        </w:r>
      </w:ins>
    </w:p>
    <w:p w14:paraId="5C0629ED" w14:textId="77777777" w:rsidR="006D682D" w:rsidRPr="001C00BE" w:rsidRDefault="006D682D">
      <w:pPr>
        <w:pStyle w:val="ListParagraph"/>
        <w:ind w:left="1080" w:firstLine="0"/>
        <w:rPr>
          <w:ins w:id="2001" w:author="Priya Birjuprasad Kanojiya" w:date="2023-02-08T10:48:00Z"/>
          <w:lang w:bidi="ar-SA"/>
        </w:rPr>
        <w:pPrChange w:id="2002" w:author="Priya Birjuprasad Kanojiya" w:date="2023-02-08T14:20:00Z">
          <w:pPr>
            <w:pStyle w:val="Heading3"/>
            <w:numPr>
              <w:numId w:val="97"/>
            </w:numPr>
          </w:pPr>
        </w:pPrChange>
      </w:pPr>
    </w:p>
    <w:p w14:paraId="7B932695" w14:textId="3EB394BB" w:rsidR="008A0BB4" w:rsidDel="006D682D" w:rsidRDefault="008A0BB4">
      <w:pPr>
        <w:rPr>
          <w:del w:id="2003" w:author="Priya" w:date="2023-02-07T12:12:00Z"/>
          <w:lang w:bidi="ar-SA"/>
        </w:rPr>
      </w:pPr>
    </w:p>
    <w:p w14:paraId="0A5DB011" w14:textId="47381F64" w:rsidR="006D682D" w:rsidRDefault="006D682D" w:rsidP="008A0BB4">
      <w:pPr>
        <w:rPr>
          <w:ins w:id="2004" w:author="Priya Birjuprasad Kanojiya" w:date="2023-02-08T13:57:00Z"/>
          <w:lang w:bidi="ar-SA"/>
        </w:rPr>
      </w:pPr>
    </w:p>
    <w:p w14:paraId="4F192767" w14:textId="13097FB9" w:rsidR="006D682D" w:rsidRDefault="006D682D" w:rsidP="008A0BB4">
      <w:pPr>
        <w:rPr>
          <w:ins w:id="2005" w:author="Priya Birjuprasad Kanojiya" w:date="2023-02-08T13:57:00Z"/>
          <w:lang w:bidi="ar-SA"/>
        </w:rPr>
      </w:pPr>
    </w:p>
    <w:p w14:paraId="6E75A5DC" w14:textId="3268D7F7" w:rsidR="006D682D" w:rsidRDefault="006D682D" w:rsidP="008A0BB4">
      <w:pPr>
        <w:rPr>
          <w:ins w:id="2006" w:author="Priya Birjuprasad Kanojiya" w:date="2023-02-08T13:57:00Z"/>
          <w:lang w:bidi="ar-SA"/>
        </w:rPr>
      </w:pPr>
    </w:p>
    <w:p w14:paraId="7B32000F" w14:textId="48393DC7" w:rsidR="006D682D" w:rsidRDefault="006D682D" w:rsidP="008A0BB4">
      <w:pPr>
        <w:rPr>
          <w:ins w:id="2007" w:author="Priya Birjuprasad Kanojiya" w:date="2023-02-08T13:57:00Z"/>
          <w:lang w:bidi="ar-SA"/>
        </w:rPr>
      </w:pPr>
    </w:p>
    <w:p w14:paraId="5703DEB9" w14:textId="4A843A78" w:rsidR="006D682D" w:rsidRDefault="006D682D" w:rsidP="008A0BB4">
      <w:pPr>
        <w:rPr>
          <w:ins w:id="2008" w:author="Priya Birjuprasad Kanojiya" w:date="2023-02-08T13:57:00Z"/>
          <w:lang w:bidi="ar-SA"/>
        </w:rPr>
      </w:pPr>
    </w:p>
    <w:p w14:paraId="4DC3F093" w14:textId="70F10F37" w:rsidR="006D682D" w:rsidRDefault="006D682D" w:rsidP="008A0BB4">
      <w:pPr>
        <w:rPr>
          <w:ins w:id="2009" w:author="Priya Birjuprasad Kanojiya" w:date="2023-02-08T13:57:00Z"/>
          <w:lang w:bidi="ar-SA"/>
        </w:rPr>
      </w:pPr>
    </w:p>
    <w:p w14:paraId="6AE1ACAF" w14:textId="6EAAB194" w:rsidR="006D682D" w:rsidRDefault="006D682D" w:rsidP="008A0BB4">
      <w:pPr>
        <w:rPr>
          <w:ins w:id="2010" w:author="Priya Birjuprasad Kanojiya" w:date="2023-02-08T13:57:00Z"/>
          <w:lang w:bidi="ar-SA"/>
        </w:rPr>
      </w:pPr>
    </w:p>
    <w:p w14:paraId="256B6C49" w14:textId="2525E731" w:rsidR="006D682D" w:rsidRDefault="006D682D" w:rsidP="008A0BB4">
      <w:pPr>
        <w:rPr>
          <w:ins w:id="2011" w:author="Priya Birjuprasad Kanojiya" w:date="2023-02-08T13:57:00Z"/>
          <w:lang w:bidi="ar-SA"/>
        </w:rPr>
      </w:pPr>
    </w:p>
    <w:p w14:paraId="3A22FEE5" w14:textId="6B996497" w:rsidR="006D682D" w:rsidRDefault="006D682D" w:rsidP="008A0BB4">
      <w:pPr>
        <w:rPr>
          <w:ins w:id="2012" w:author="Priya Birjuprasad Kanojiya" w:date="2023-02-08T13:57:00Z"/>
          <w:lang w:bidi="ar-SA"/>
        </w:rPr>
      </w:pPr>
    </w:p>
    <w:p w14:paraId="76B4E70B" w14:textId="15108A4F" w:rsidR="006D682D" w:rsidRDefault="006D682D" w:rsidP="008A0BB4">
      <w:pPr>
        <w:rPr>
          <w:ins w:id="2013" w:author="Priya Birjuprasad Kanojiya" w:date="2023-02-08T13:57:00Z"/>
          <w:lang w:bidi="ar-SA"/>
        </w:rPr>
      </w:pPr>
    </w:p>
    <w:p w14:paraId="3696AF2C" w14:textId="4DCB06D9" w:rsidR="006D682D" w:rsidRDefault="006D682D" w:rsidP="008A0BB4">
      <w:pPr>
        <w:rPr>
          <w:ins w:id="2014" w:author="Priya Birjuprasad Kanojiya" w:date="2023-02-08T13:57:00Z"/>
          <w:lang w:bidi="ar-SA"/>
        </w:rPr>
      </w:pPr>
    </w:p>
    <w:p w14:paraId="00D280D6" w14:textId="26A54897" w:rsidR="006D682D" w:rsidRDefault="006D682D" w:rsidP="008A0BB4">
      <w:pPr>
        <w:rPr>
          <w:ins w:id="2015" w:author="Priya Birjuprasad Kanojiya" w:date="2023-02-08T13:57:00Z"/>
          <w:lang w:bidi="ar-SA"/>
        </w:rPr>
      </w:pPr>
    </w:p>
    <w:p w14:paraId="2DDEA133" w14:textId="50DAE66C" w:rsidR="006D682D" w:rsidRDefault="006D682D" w:rsidP="008A0BB4">
      <w:pPr>
        <w:rPr>
          <w:ins w:id="2016" w:author="Priya Birjuprasad Kanojiya" w:date="2023-02-08T13:57:00Z"/>
          <w:lang w:bidi="ar-SA"/>
        </w:rPr>
      </w:pPr>
    </w:p>
    <w:p w14:paraId="78C6AAF7" w14:textId="7899B346" w:rsidR="006D682D" w:rsidRDefault="006D682D" w:rsidP="008A0BB4">
      <w:pPr>
        <w:rPr>
          <w:ins w:id="2017" w:author="Priya Birjuprasad Kanojiya" w:date="2023-02-08T13:57:00Z"/>
          <w:lang w:bidi="ar-SA"/>
        </w:rPr>
      </w:pPr>
    </w:p>
    <w:p w14:paraId="3B7F73D9" w14:textId="238C2992" w:rsidR="006D682D" w:rsidRDefault="006D682D" w:rsidP="008A0BB4">
      <w:pPr>
        <w:rPr>
          <w:ins w:id="2018" w:author="Priya Birjuprasad Kanojiya" w:date="2023-02-08T13:57:00Z"/>
          <w:lang w:bidi="ar-SA"/>
        </w:rPr>
      </w:pPr>
    </w:p>
    <w:p w14:paraId="5323826E" w14:textId="144F9F3D" w:rsidR="006D682D" w:rsidRDefault="006D682D" w:rsidP="008A0BB4">
      <w:pPr>
        <w:rPr>
          <w:ins w:id="2019" w:author="Priya Birjuprasad Kanojiya" w:date="2023-02-08T13:57:00Z"/>
          <w:lang w:bidi="ar-SA"/>
        </w:rPr>
      </w:pPr>
    </w:p>
    <w:p w14:paraId="4D9CA281" w14:textId="0D130350" w:rsidR="006D682D" w:rsidRDefault="006D682D" w:rsidP="008A0BB4">
      <w:pPr>
        <w:rPr>
          <w:ins w:id="2020" w:author="Priya Birjuprasad Kanojiya" w:date="2023-02-08T13:57:00Z"/>
          <w:lang w:bidi="ar-SA"/>
        </w:rPr>
      </w:pPr>
    </w:p>
    <w:p w14:paraId="2D72BC60" w14:textId="25B17E13" w:rsidR="006D682D" w:rsidRDefault="006D682D" w:rsidP="008A0BB4">
      <w:pPr>
        <w:rPr>
          <w:ins w:id="2021" w:author="Priya Birjuprasad Kanojiya" w:date="2023-02-08T13:57:00Z"/>
          <w:lang w:bidi="ar-SA"/>
        </w:rPr>
      </w:pPr>
    </w:p>
    <w:p w14:paraId="253E7885" w14:textId="68A24315" w:rsidR="006D682D" w:rsidRDefault="006D682D" w:rsidP="008A0BB4">
      <w:pPr>
        <w:rPr>
          <w:ins w:id="2022" w:author="Priya Birjuprasad Kanojiya" w:date="2023-02-08T13:58:00Z"/>
          <w:lang w:bidi="ar-SA"/>
        </w:rPr>
      </w:pPr>
    </w:p>
    <w:p w14:paraId="33F46262" w14:textId="416F16B4" w:rsidR="006D682D" w:rsidRDefault="006D682D" w:rsidP="008A0BB4">
      <w:pPr>
        <w:rPr>
          <w:ins w:id="2023" w:author="Priya Birjuprasad Kanojiya" w:date="2023-02-08T13:58:00Z"/>
          <w:lang w:bidi="ar-SA"/>
        </w:rPr>
      </w:pPr>
    </w:p>
    <w:p w14:paraId="5DC6CDB5" w14:textId="2ECE7C2F" w:rsidR="006D682D" w:rsidRDefault="006D682D" w:rsidP="008A0BB4">
      <w:pPr>
        <w:rPr>
          <w:ins w:id="2024" w:author="Priya Birjuprasad Kanojiya" w:date="2023-02-08T13:58:00Z"/>
          <w:lang w:bidi="ar-SA"/>
        </w:rPr>
      </w:pPr>
    </w:p>
    <w:p w14:paraId="427EF256" w14:textId="1B23B03A" w:rsidR="006D682D" w:rsidRDefault="006D682D" w:rsidP="008A0BB4">
      <w:pPr>
        <w:rPr>
          <w:ins w:id="2025" w:author="Priya Birjuprasad Kanojiya" w:date="2023-02-08T13:58:00Z"/>
          <w:lang w:bidi="ar-SA"/>
        </w:rPr>
      </w:pPr>
    </w:p>
    <w:p w14:paraId="432C5286" w14:textId="1666B407" w:rsidR="006D682D" w:rsidRDefault="006D682D" w:rsidP="008A0BB4">
      <w:pPr>
        <w:rPr>
          <w:ins w:id="2026" w:author="Priya Birjuprasad Kanojiya" w:date="2023-02-08T13:58:00Z"/>
          <w:lang w:bidi="ar-SA"/>
        </w:rPr>
      </w:pPr>
    </w:p>
    <w:p w14:paraId="7D151FBF" w14:textId="2E6FCCDC" w:rsidR="006D682D" w:rsidRDefault="006D682D" w:rsidP="008A0BB4">
      <w:pPr>
        <w:rPr>
          <w:ins w:id="2027" w:author="Priya Birjuprasad Kanojiya" w:date="2023-02-08T13:58:00Z"/>
          <w:lang w:bidi="ar-SA"/>
        </w:rPr>
      </w:pPr>
    </w:p>
    <w:p w14:paraId="1212F21C" w14:textId="7BDEDC02" w:rsidR="006D682D" w:rsidRDefault="006D682D" w:rsidP="008A0BB4">
      <w:pPr>
        <w:rPr>
          <w:ins w:id="2028" w:author="Priya Birjuprasad Kanojiya" w:date="2023-02-08T13:58:00Z"/>
          <w:lang w:bidi="ar-SA"/>
        </w:rPr>
      </w:pPr>
    </w:p>
    <w:p w14:paraId="2FAB2FA4" w14:textId="554F643E" w:rsidR="006D682D" w:rsidRDefault="006D682D" w:rsidP="008A0BB4">
      <w:pPr>
        <w:rPr>
          <w:ins w:id="2029" w:author="Priya Birjuprasad Kanojiya" w:date="2023-02-08T13:58:00Z"/>
          <w:lang w:bidi="ar-SA"/>
        </w:rPr>
      </w:pPr>
    </w:p>
    <w:p w14:paraId="00E94B6D" w14:textId="77777777" w:rsidR="009A7D09" w:rsidRDefault="009A7D09" w:rsidP="00327881">
      <w:pPr>
        <w:pStyle w:val="Heading1"/>
        <w:numPr>
          <w:ilvl w:val="0"/>
          <w:numId w:val="0"/>
        </w:numPr>
        <w:rPr>
          <w:ins w:id="2030" w:author="Priya Birjuprasad Kanojiya" w:date="2023-02-08T14:34:00Z"/>
          <w:lang w:bidi="ar-SA"/>
        </w:rPr>
      </w:pPr>
    </w:p>
    <w:p w14:paraId="165B92BB" w14:textId="1F83087C" w:rsidR="006D682D" w:rsidRPr="00327881" w:rsidRDefault="006D682D">
      <w:pPr>
        <w:pStyle w:val="Heading1"/>
        <w:numPr>
          <w:ilvl w:val="0"/>
          <w:numId w:val="0"/>
        </w:numPr>
        <w:rPr>
          <w:ins w:id="2031" w:author="Priya Birjuprasad Kanojiya" w:date="2023-02-08T14:05:00Z"/>
          <w:lang w:bidi="ar-SA"/>
          <w:rPrChange w:id="2032" w:author="Priya Birjuprasad Kanojiya" w:date="2023-02-08T14:21:00Z">
            <w:rPr>
              <w:ins w:id="2033" w:author="Priya Birjuprasad Kanojiya" w:date="2023-02-08T14:05:00Z"/>
              <w:lang w:val="en-IN" w:eastAsia="en-IN" w:bidi="ar-SA"/>
            </w:rPr>
          </w:rPrChange>
        </w:rPr>
        <w:pPrChange w:id="2034" w:author="Priya Birjuprasad Kanojiya" w:date="2023-02-08T14:21:00Z">
          <w:pPr/>
        </w:pPrChange>
      </w:pPr>
      <w:ins w:id="2035" w:author="Priya Birjuprasad Kanojiya" w:date="2023-02-08T13:58:00Z">
        <w:r>
          <w:rPr>
            <w:lang w:bidi="ar-SA"/>
          </w:rPr>
          <w:t>References</w:t>
        </w:r>
      </w:ins>
    </w:p>
    <w:p w14:paraId="2F57EDB3" w14:textId="590B0091" w:rsidR="0060767D" w:rsidRDefault="00327881">
      <w:pPr>
        <w:pStyle w:val="NormalWeb"/>
        <w:numPr>
          <w:ilvl w:val="0"/>
          <w:numId w:val="113"/>
        </w:numPr>
        <w:rPr>
          <w:ins w:id="2036" w:author="Priya Birjuprasad Kanojiya" w:date="2023-02-08T14:23:00Z"/>
        </w:rPr>
        <w:pPrChange w:id="2037" w:author="Priya Birjuprasad Kanojiya" w:date="2023-02-08T14:23:00Z">
          <w:pPr>
            <w:pStyle w:val="NormalWeb"/>
          </w:pPr>
        </w:pPrChange>
      </w:pPr>
      <w:ins w:id="2038" w:author="Priya Birjuprasad Kanojiya" w:date="2023-02-08T14:22:00Z">
        <w:r>
          <w:fldChar w:fldCharType="begin"/>
        </w:r>
        <w:r>
          <w:instrText xml:space="preserve"> HYPERLINK "https://www.guru99.com/selenium-python.html" </w:instrText>
        </w:r>
        <w:r>
          <w:fldChar w:fldCharType="separate"/>
        </w:r>
        <w:r>
          <w:rPr>
            <w:rStyle w:val="Hyperlink"/>
          </w:rPr>
          <w:t>Selenium Python Tutorial with WebDriver Example (guru99.com)</w:t>
        </w:r>
        <w:r>
          <w:fldChar w:fldCharType="end"/>
        </w:r>
      </w:ins>
    </w:p>
    <w:p w14:paraId="335C6DC1" w14:textId="451D49EE" w:rsidR="00327881" w:rsidRDefault="00327881" w:rsidP="00327881">
      <w:pPr>
        <w:pStyle w:val="NormalWeb"/>
        <w:numPr>
          <w:ilvl w:val="0"/>
          <w:numId w:val="113"/>
        </w:numPr>
        <w:rPr>
          <w:ins w:id="2039" w:author="Priya Birjuprasad Kanojiya" w:date="2023-02-08T14:23:00Z"/>
        </w:rPr>
      </w:pPr>
      <w:ins w:id="2040" w:author="Priya Birjuprasad Kanojiya" w:date="2023-02-08T14:23:00Z">
        <w:r>
          <w:fldChar w:fldCharType="begin"/>
        </w:r>
        <w:r>
          <w:instrText xml:space="preserve"> HYPERLINK "https://www.w3schools.com/python/python_inheritance.asp" \l ":~:text=Inheritance%20allows%20us%20to%20define,class%2C%20also%20called%20derived%20class" </w:instrText>
        </w:r>
        <w:r>
          <w:fldChar w:fldCharType="separate"/>
        </w:r>
        <w:r>
          <w:rPr>
            <w:rStyle w:val="Hyperlink"/>
          </w:rPr>
          <w:t>Python Inheritance (w3schools.com)</w:t>
        </w:r>
        <w:r>
          <w:fldChar w:fldCharType="end"/>
        </w:r>
      </w:ins>
    </w:p>
    <w:p w14:paraId="0FAA04BC" w14:textId="7A7D82DB" w:rsidR="00327881" w:rsidRDefault="00327881" w:rsidP="00327881">
      <w:pPr>
        <w:pStyle w:val="NormalWeb"/>
        <w:numPr>
          <w:ilvl w:val="0"/>
          <w:numId w:val="113"/>
        </w:numPr>
        <w:rPr>
          <w:ins w:id="2041" w:author="Priya Birjuprasad Kanojiya" w:date="2023-02-08T14:23:00Z"/>
        </w:rPr>
      </w:pPr>
      <w:ins w:id="2042" w:author="Priya Birjuprasad Kanojiya" w:date="2023-02-08T14:23:00Z">
        <w:r>
          <w:fldChar w:fldCharType="begin"/>
        </w:r>
        <w:r>
          <w:instrText xml:space="preserve"> HYPERLINK "https://stackoverflow.com/questions/38134086/how-to-run-pylint-with-pycharm" </w:instrText>
        </w:r>
        <w:r>
          <w:fldChar w:fldCharType="separate"/>
        </w:r>
        <w:r>
          <w:rPr>
            <w:rStyle w:val="Hyperlink"/>
          </w:rPr>
          <w:t xml:space="preserve">python - How to run </w:t>
        </w:r>
        <w:proofErr w:type="spellStart"/>
        <w:r>
          <w:rPr>
            <w:rStyle w:val="Hyperlink"/>
          </w:rPr>
          <w:t>Pylint</w:t>
        </w:r>
        <w:proofErr w:type="spellEnd"/>
        <w:r>
          <w:rPr>
            <w:rStyle w:val="Hyperlink"/>
          </w:rPr>
          <w:t xml:space="preserve"> with PyCharm - Stack Overflow</w:t>
        </w:r>
        <w:r>
          <w:fldChar w:fldCharType="end"/>
        </w:r>
      </w:ins>
    </w:p>
    <w:p w14:paraId="3C11F270" w14:textId="5252E91B" w:rsidR="00327881" w:rsidRDefault="00327881" w:rsidP="00327881">
      <w:pPr>
        <w:pStyle w:val="NormalWeb"/>
        <w:numPr>
          <w:ilvl w:val="0"/>
          <w:numId w:val="113"/>
        </w:numPr>
        <w:rPr>
          <w:ins w:id="2043" w:author="Priya Birjuprasad Kanojiya" w:date="2023-02-08T14:24:00Z"/>
        </w:rPr>
      </w:pPr>
      <w:ins w:id="2044" w:author="Priya Birjuprasad Kanojiya" w:date="2023-02-08T14:24:00Z">
        <w:r>
          <w:fldChar w:fldCharType="begin"/>
        </w:r>
        <w:r>
          <w:instrText xml:space="preserve"> HYPERLINK "https://github.com/pytest-dev/pytest-selenium" </w:instrText>
        </w:r>
        <w:r>
          <w:fldChar w:fldCharType="separate"/>
        </w:r>
        <w:proofErr w:type="spellStart"/>
        <w:r>
          <w:rPr>
            <w:rStyle w:val="Hyperlink"/>
          </w:rPr>
          <w:t>pytest</w:t>
        </w:r>
        <w:proofErr w:type="spellEnd"/>
        <w:r>
          <w:rPr>
            <w:rStyle w:val="Hyperlink"/>
          </w:rPr>
          <w:t>-dev/</w:t>
        </w:r>
        <w:proofErr w:type="spellStart"/>
        <w:r>
          <w:rPr>
            <w:rStyle w:val="Hyperlink"/>
          </w:rPr>
          <w:t>pytest</w:t>
        </w:r>
        <w:proofErr w:type="spellEnd"/>
        <w:r>
          <w:rPr>
            <w:rStyle w:val="Hyperlink"/>
          </w:rPr>
          <w:t xml:space="preserve">-selenium: Plugin for running Selenium with </w:t>
        </w:r>
        <w:proofErr w:type="spellStart"/>
        <w:r>
          <w:rPr>
            <w:rStyle w:val="Hyperlink"/>
          </w:rPr>
          <w:t>pytest</w:t>
        </w:r>
        <w:proofErr w:type="spellEnd"/>
        <w:r>
          <w:rPr>
            <w:rStyle w:val="Hyperlink"/>
          </w:rPr>
          <w:t xml:space="preserve"> (github.com)</w:t>
        </w:r>
        <w:r>
          <w:fldChar w:fldCharType="end"/>
        </w:r>
      </w:ins>
    </w:p>
    <w:p w14:paraId="51C59B81" w14:textId="6A0112EC" w:rsidR="00327881" w:rsidRDefault="00327881">
      <w:pPr>
        <w:pStyle w:val="NormalWeb"/>
        <w:numPr>
          <w:ilvl w:val="0"/>
          <w:numId w:val="113"/>
        </w:numPr>
        <w:rPr>
          <w:ins w:id="2045" w:author="Priya Birjuprasad Kanojiya" w:date="2023-02-08T14:05:00Z"/>
        </w:rPr>
        <w:pPrChange w:id="2046" w:author="Priya Birjuprasad Kanojiya" w:date="2023-02-08T14:23:00Z">
          <w:pPr>
            <w:pStyle w:val="NormalWeb"/>
          </w:pPr>
        </w:pPrChange>
      </w:pPr>
      <w:ins w:id="2047" w:author="Priya Birjuprasad Kanojiya" w:date="2023-02-08T14:24:00Z">
        <w:r>
          <w:fldChar w:fldCharType="begin"/>
        </w:r>
        <w:r>
          <w:instrText xml:space="preserve"> HYPERLINK "https://github.com/balaji-githubstore/python_selenium_concepts_tata_tech/tree/master/demo1_basics" </w:instrText>
        </w:r>
        <w:r>
          <w:fldChar w:fldCharType="separate"/>
        </w:r>
        <w:proofErr w:type="spellStart"/>
        <w:r>
          <w:rPr>
            <w:rStyle w:val="Hyperlink"/>
          </w:rPr>
          <w:t>python_selenium_concepts_tata_tech</w:t>
        </w:r>
        <w:proofErr w:type="spellEnd"/>
        <w:r>
          <w:rPr>
            <w:rStyle w:val="Hyperlink"/>
          </w:rPr>
          <w:t xml:space="preserve">/demo1_basics at master · </w:t>
        </w:r>
        <w:proofErr w:type="spellStart"/>
        <w:r>
          <w:rPr>
            <w:rStyle w:val="Hyperlink"/>
          </w:rPr>
          <w:t>balaji-githubstore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python_selenium_concepts_tata_tech</w:t>
        </w:r>
        <w:proofErr w:type="spellEnd"/>
        <w:r>
          <w:fldChar w:fldCharType="end"/>
        </w:r>
      </w:ins>
    </w:p>
    <w:p w14:paraId="35A45A63" w14:textId="77777777" w:rsidR="0060767D" w:rsidRDefault="0060767D" w:rsidP="0060767D">
      <w:pPr>
        <w:rPr>
          <w:ins w:id="2048" w:author="Priya Birjuprasad Kanojiya" w:date="2023-02-08T14:05:00Z"/>
          <w:color w:val="4F81BD" w:themeColor="accent1"/>
          <w:sz w:val="18"/>
          <w:szCs w:val="18"/>
          <w:lang w:val="en-IN" w:eastAsia="en-IN" w:bidi="ar-S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9118EC" w14:textId="77777777" w:rsidR="0060767D" w:rsidRPr="0060767D" w:rsidRDefault="0060767D">
      <w:pPr>
        <w:rPr>
          <w:ins w:id="2049" w:author="Priya Birjuprasad Kanojiya" w:date="2023-02-08T14:03:00Z"/>
          <w:color w:val="4F81BD" w:themeColor="accent1"/>
          <w:sz w:val="18"/>
          <w:szCs w:val="18"/>
          <w:lang w:val="en-IN" w:eastAsia="en-IN" w:bidi="ar-S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:rPrChange w:id="2050" w:author="Priya Birjuprasad Kanojiya" w:date="2023-02-08T14:05:00Z">
            <w:rPr>
              <w:ins w:id="2051" w:author="Priya Birjuprasad Kanojiya" w:date="2023-02-08T14:03:00Z"/>
              <w:rFonts w:ascii="Courier New" w:hAnsi="Courier New" w:cs="Courier New"/>
              <w:color w:val="A9B7C6"/>
              <w:sz w:val="20"/>
              <w:szCs w:val="20"/>
              <w:lang w:val="en-IN" w:eastAsia="en-IN" w:bidi="ar-SA"/>
            </w:rPr>
          </w:rPrChange>
        </w:rPr>
        <w:pPrChange w:id="2052" w:author="Priya Birjuprasad Kanojiya" w:date="2023-02-08T14:04:00Z">
          <w:pPr>
            <w:shd w:val="clear" w:color="auto" w:fill="2B2B2B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ind w:firstLine="0"/>
          </w:pPr>
        </w:pPrChange>
      </w:pPr>
    </w:p>
    <w:p w14:paraId="573C1CEF" w14:textId="53CF1EC9" w:rsidR="008A0BB4" w:rsidDel="00793A93" w:rsidRDefault="008A0BB4" w:rsidP="008A0BB4">
      <w:pPr>
        <w:keepNext/>
        <w:rPr>
          <w:ins w:id="2053" w:author="Jaishree Kantilal Tailor" w:date="2023-02-04T12:24:00Z"/>
          <w:del w:id="2054" w:author="Priya" w:date="2023-02-07T12:12:00Z"/>
        </w:rPr>
      </w:pPr>
      <w:ins w:id="2055" w:author="Jaishree Kantilal Tailor" w:date="2023-02-04T12:24:00Z">
        <w:del w:id="2056" w:author="Priya" w:date="2023-02-07T12:12:00Z">
          <w:r w:rsidDel="00793A93">
            <w:rPr>
              <w:noProof/>
            </w:rPr>
            <w:lastRenderedPageBreak/>
            <w:drawing>
              <wp:inline distT="0" distB="0" distL="0" distR="0" wp14:anchorId="39EFA746" wp14:editId="39F0F6BB">
                <wp:extent cx="6457950" cy="2226128"/>
                <wp:effectExtent l="0" t="0" r="0" b="3175"/>
                <wp:docPr id="18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1"/>
                        <a:srcRect b="39295"/>
                        <a:stretch/>
                      </pic:blipFill>
                      <pic:spPr bwMode="auto">
                        <a:xfrm>
                          <a:off x="0" y="0"/>
                          <a:ext cx="6461368" cy="222730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del>
      </w:ins>
    </w:p>
    <w:p w14:paraId="382EF1F0" w14:textId="35BD841F" w:rsidR="008A0BB4" w:rsidDel="00793A93" w:rsidRDefault="008A0BB4" w:rsidP="008A0BB4">
      <w:pPr>
        <w:pStyle w:val="Caption"/>
        <w:jc w:val="center"/>
        <w:rPr>
          <w:ins w:id="2057" w:author="Jaishree Kantilal Tailor" w:date="2023-02-04T12:24:00Z"/>
          <w:del w:id="2058" w:author="Priya" w:date="2023-02-07T12:12:00Z"/>
        </w:rPr>
      </w:pPr>
      <w:ins w:id="2059" w:author="Jaishree Kantilal Tailor" w:date="2023-02-04T12:24:00Z">
        <w:del w:id="2060" w:author="Priya" w:date="2023-02-07T12:12:00Z">
          <w:r w:rsidDel="00793A93">
            <w:delText xml:space="preserve">Figure </w:delText>
          </w:r>
        </w:del>
      </w:ins>
      <w:ins w:id="2061" w:author="Jaishree Kantilal Tailor" w:date="2023-02-04T12:30:00Z">
        <w:del w:id="2062" w:author="Priya" w:date="2023-02-07T12:12:00Z">
          <w:r w:rsidR="005D77A6" w:rsidDel="00793A93">
            <w:fldChar w:fldCharType="begin"/>
          </w:r>
          <w:r w:rsidR="005D77A6" w:rsidDel="00793A93">
            <w:delInstrText xml:space="preserve"> SEQ Figure \* ARABIC </w:delInstrText>
          </w:r>
        </w:del>
      </w:ins>
      <w:del w:id="2063" w:author="Priya" w:date="2023-02-07T12:12:00Z">
        <w:r w:rsidR="005D77A6" w:rsidDel="00793A93">
          <w:fldChar w:fldCharType="separate"/>
        </w:r>
      </w:del>
      <w:ins w:id="2064" w:author="Jaishree Kantilal Tailor" w:date="2023-02-04T12:57:00Z">
        <w:del w:id="2065" w:author="Priya" w:date="2023-02-07T12:12:00Z">
          <w:r w:rsidR="00583616" w:rsidDel="00793A93">
            <w:rPr>
              <w:noProof/>
            </w:rPr>
            <w:delText>5</w:delText>
          </w:r>
        </w:del>
      </w:ins>
      <w:ins w:id="2066" w:author="Jaishree Kantilal Tailor" w:date="2023-02-04T12:30:00Z">
        <w:del w:id="2067" w:author="Priya" w:date="2023-02-07T12:12:00Z">
          <w:r w:rsidR="005D77A6" w:rsidDel="00793A93">
            <w:fldChar w:fldCharType="end"/>
          </w:r>
        </w:del>
      </w:ins>
      <w:ins w:id="2068" w:author="Jaishree Kantilal Tailor" w:date="2023-02-04T12:24:00Z">
        <w:del w:id="2069" w:author="Priya" w:date="2023-02-07T12:12:00Z">
          <w:r w:rsidDel="00793A93">
            <w:delText xml:space="preserve"> Screenshot of &lt;&lt;menu option&gt;&gt;</w:delText>
          </w:r>
        </w:del>
      </w:ins>
    </w:p>
    <w:p w14:paraId="7C045A5A" w14:textId="42825A3A" w:rsidR="008A0BB4" w:rsidRPr="00C0251C" w:rsidDel="00793A93" w:rsidRDefault="008A0BB4" w:rsidP="008A0BB4">
      <w:pPr>
        <w:rPr>
          <w:ins w:id="2070" w:author="Jaishree Kantilal Tailor" w:date="2023-02-04T12:24:00Z"/>
          <w:del w:id="2071" w:author="Priya" w:date="2023-02-07T12:12:00Z"/>
        </w:rPr>
      </w:pPr>
    </w:p>
    <w:p w14:paraId="4E0B2A8D" w14:textId="0DAE3282" w:rsidR="008A0BB4" w:rsidDel="00793A93" w:rsidRDefault="008A0BB4" w:rsidP="008A0BB4">
      <w:pPr>
        <w:keepNext/>
        <w:rPr>
          <w:ins w:id="2072" w:author="Jaishree Kantilal Tailor" w:date="2023-02-04T12:24:00Z"/>
          <w:del w:id="2073" w:author="Priya" w:date="2023-02-07T12:12:00Z"/>
        </w:rPr>
      </w:pPr>
      <w:ins w:id="2074" w:author="Jaishree Kantilal Tailor" w:date="2023-02-04T12:24:00Z">
        <w:del w:id="2075" w:author="Priya" w:date="2023-02-07T12:12:00Z">
          <w:r w:rsidDel="00793A93">
            <w:rPr>
              <w:noProof/>
            </w:rPr>
            <w:drawing>
              <wp:inline distT="0" distB="0" distL="0" distR="0" wp14:anchorId="6C3636A7" wp14:editId="76DB92E2">
                <wp:extent cx="6457950" cy="1377043"/>
                <wp:effectExtent l="0" t="0" r="0" b="0"/>
                <wp:docPr id="19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1"/>
                        <a:srcRect t="58033" b="4416"/>
                        <a:stretch/>
                      </pic:blipFill>
                      <pic:spPr bwMode="auto">
                        <a:xfrm>
                          <a:off x="0" y="0"/>
                          <a:ext cx="6461368" cy="137777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del>
      </w:ins>
    </w:p>
    <w:p w14:paraId="1D6C46CE" w14:textId="15C8B278" w:rsidR="008A0BB4" w:rsidDel="00793A93" w:rsidRDefault="008A0BB4" w:rsidP="008A0BB4">
      <w:pPr>
        <w:pStyle w:val="Caption"/>
        <w:jc w:val="center"/>
        <w:rPr>
          <w:ins w:id="2076" w:author="Jaishree Kantilal Tailor" w:date="2023-02-04T12:24:00Z"/>
          <w:del w:id="2077" w:author="Priya" w:date="2023-02-07T12:12:00Z"/>
        </w:rPr>
      </w:pPr>
      <w:ins w:id="2078" w:author="Jaishree Kantilal Tailor" w:date="2023-02-04T12:24:00Z">
        <w:del w:id="2079" w:author="Priya" w:date="2023-02-07T12:12:00Z">
          <w:r w:rsidDel="00793A93">
            <w:delText xml:space="preserve">Figure </w:delText>
          </w:r>
        </w:del>
      </w:ins>
      <w:ins w:id="2080" w:author="Jaishree Kantilal Tailor" w:date="2023-02-04T12:30:00Z">
        <w:del w:id="2081" w:author="Priya" w:date="2023-02-07T12:12:00Z">
          <w:r w:rsidR="005D77A6" w:rsidDel="00793A93">
            <w:fldChar w:fldCharType="begin"/>
          </w:r>
          <w:r w:rsidR="005D77A6" w:rsidDel="00793A93">
            <w:delInstrText xml:space="preserve"> SEQ Figure \* ARABIC </w:delInstrText>
          </w:r>
        </w:del>
      </w:ins>
      <w:del w:id="2082" w:author="Priya" w:date="2023-02-07T12:12:00Z">
        <w:r w:rsidR="005D77A6" w:rsidDel="00793A93">
          <w:fldChar w:fldCharType="separate"/>
        </w:r>
      </w:del>
      <w:ins w:id="2083" w:author="Jaishree Kantilal Tailor" w:date="2023-02-04T12:57:00Z">
        <w:del w:id="2084" w:author="Priya" w:date="2023-02-07T12:12:00Z">
          <w:r w:rsidR="00583616" w:rsidDel="00793A93">
            <w:rPr>
              <w:noProof/>
            </w:rPr>
            <w:delText>6</w:delText>
          </w:r>
        </w:del>
      </w:ins>
      <w:ins w:id="2085" w:author="Jaishree Kantilal Tailor" w:date="2023-02-04T12:30:00Z">
        <w:del w:id="2086" w:author="Priya" w:date="2023-02-07T12:12:00Z">
          <w:r w:rsidR="005D77A6" w:rsidDel="00793A93">
            <w:fldChar w:fldCharType="end"/>
          </w:r>
        </w:del>
      </w:ins>
      <w:ins w:id="2087" w:author="Jaishree Kantilal Tailor" w:date="2023-02-04T12:24:00Z">
        <w:del w:id="2088" w:author="Priya" w:date="2023-02-07T12:12:00Z">
          <w:r w:rsidDel="00793A93">
            <w:delText xml:space="preserve"> Screenshot of &lt;&lt;menu option&gt;&gt;</w:delText>
          </w:r>
        </w:del>
      </w:ins>
    </w:p>
    <w:p w14:paraId="5DE50FAC" w14:textId="4F736283" w:rsidR="008A0BB4" w:rsidDel="00793A93" w:rsidRDefault="008A0BB4" w:rsidP="008A0BB4">
      <w:pPr>
        <w:rPr>
          <w:ins w:id="2089" w:author="Jaishree Kantilal Tailor" w:date="2023-02-04T12:24:00Z"/>
          <w:del w:id="2090" w:author="Priya" w:date="2023-02-07T12:12:00Z"/>
        </w:rPr>
      </w:pPr>
    </w:p>
    <w:p w14:paraId="37971439" w14:textId="04C0450A" w:rsidR="008A0BB4" w:rsidDel="00793A93" w:rsidRDefault="008A0BB4" w:rsidP="008A0BB4">
      <w:pPr>
        <w:pStyle w:val="Heading3"/>
        <w:rPr>
          <w:ins w:id="2091" w:author="Jaishree Kantilal Tailor" w:date="2023-02-04T12:35:00Z"/>
          <w:del w:id="2092" w:author="Priya" w:date="2023-02-07T12:12:00Z"/>
          <w:lang w:bidi="ar-SA"/>
        </w:rPr>
      </w:pPr>
      <w:ins w:id="2093" w:author="Jaishree Kantilal Tailor" w:date="2023-02-04T12:24:00Z">
        <w:del w:id="2094" w:author="Priya" w:date="2023-02-07T12:12:00Z">
          <w:r w:rsidRPr="0073724C" w:rsidDel="00793A93">
            <w:rPr>
              <w:lang w:bidi="ar-SA"/>
            </w:rPr>
            <w:delText xml:space="preserve">Brief </w:delText>
          </w:r>
          <w:r w:rsidDel="00793A93">
            <w:rPr>
              <w:lang w:bidi="ar-SA"/>
            </w:rPr>
            <w:delText>description</w:delText>
          </w:r>
          <w:r w:rsidRPr="0073724C" w:rsidDel="00793A93">
            <w:rPr>
              <w:lang w:bidi="ar-SA"/>
            </w:rPr>
            <w:delText xml:space="preserve"> of the code</w:delText>
          </w:r>
        </w:del>
      </w:ins>
    </w:p>
    <w:p w14:paraId="4FFC71A4" w14:textId="3592C23F" w:rsidR="006C530D" w:rsidDel="00793A93" w:rsidRDefault="006C530D">
      <w:pPr>
        <w:ind w:firstLine="0"/>
        <w:rPr>
          <w:ins w:id="2095" w:author="Jaishree Kantilal Tailor" w:date="2023-02-04T12:35:00Z"/>
          <w:del w:id="2096" w:author="Priya" w:date="2023-02-07T12:12:00Z"/>
          <w:lang w:bidi="ar-SA"/>
        </w:rPr>
      </w:pPr>
      <w:ins w:id="2097" w:author="Jaishree Kantilal Tailor" w:date="2023-02-04T12:35:00Z">
        <w:del w:id="2098" w:author="Priya" w:date="2023-02-07T12:12:00Z">
          <w:r w:rsidDel="00793A93">
            <w:rPr>
              <w:lang w:bidi="ar-SA"/>
            </w:rPr>
            <w:br w:type="page"/>
          </w:r>
        </w:del>
      </w:ins>
    </w:p>
    <w:p w14:paraId="56766430" w14:textId="3AE2C8C6" w:rsidR="006C530D" w:rsidDel="00793A93" w:rsidRDefault="001C48C0" w:rsidP="006C530D">
      <w:pPr>
        <w:pStyle w:val="Heading1"/>
        <w:rPr>
          <w:ins w:id="2099" w:author="Jaishree Kantilal Tailor" w:date="2023-02-04T12:35:00Z"/>
          <w:del w:id="2100" w:author="Priya" w:date="2023-02-07T12:13:00Z"/>
          <w:lang w:bidi="ar-SA"/>
        </w:rPr>
      </w:pPr>
      <w:ins w:id="2101" w:author="Jaishree Kantilal Tailor" w:date="2023-02-04T12:41:00Z">
        <w:del w:id="2102" w:author="Priya" w:date="2023-02-07T12:13:00Z">
          <w:r w:rsidDel="00793A93">
            <w:rPr>
              <w:lang w:bidi="ar-SA"/>
            </w:rPr>
            <w:lastRenderedPageBreak/>
            <w:delText>Learnings</w:delText>
          </w:r>
          <w:r w:rsidR="00B34A2A" w:rsidDel="00793A93">
            <w:rPr>
              <w:lang w:bidi="ar-SA"/>
            </w:rPr>
            <w:delText xml:space="preserve"> </w:delText>
          </w:r>
        </w:del>
      </w:ins>
      <w:ins w:id="2103" w:author="Jaishree Kantilal Tailor" w:date="2023-02-04T12:42:00Z">
        <w:del w:id="2104" w:author="Priya" w:date="2023-02-07T12:13:00Z">
          <w:r w:rsidR="00B34A2A" w:rsidDel="00793A93">
            <w:rPr>
              <w:lang w:bidi="ar-SA"/>
            </w:rPr>
            <w:delText>from the Mini-App Project Journey</w:delText>
          </w:r>
        </w:del>
      </w:ins>
    </w:p>
    <w:p w14:paraId="16EE698B" w14:textId="49B1DE59" w:rsidR="006C530D" w:rsidDel="00793A93" w:rsidRDefault="00B34A2A" w:rsidP="006C530D">
      <w:pPr>
        <w:ind w:firstLine="0"/>
        <w:rPr>
          <w:ins w:id="2105" w:author="Jaishree Kantilal Tailor" w:date="2023-02-04T12:44:00Z"/>
          <w:del w:id="2106" w:author="Priya" w:date="2023-02-07T12:13:00Z"/>
          <w:lang w:bidi="ar-SA"/>
        </w:rPr>
      </w:pPr>
      <w:ins w:id="2107" w:author="Jaishree Kantilal Tailor" w:date="2023-02-04T12:42:00Z">
        <w:del w:id="2108" w:author="Priya" w:date="2023-02-07T12:13:00Z">
          <w:r w:rsidDel="00793A93">
            <w:rPr>
              <w:lang w:bidi="ar-SA"/>
            </w:rPr>
            <w:delText xml:space="preserve">In this section each member shares his/her experience in terms of </w:delText>
          </w:r>
        </w:del>
      </w:ins>
      <w:ins w:id="2109" w:author="Jaishree Kantilal Tailor" w:date="2023-02-04T12:43:00Z">
        <w:del w:id="2110" w:author="Priya" w:date="2023-02-07T12:13:00Z">
          <w:r w:rsidR="008269E2" w:rsidDel="00793A93">
            <w:rPr>
              <w:lang w:bidi="ar-SA"/>
            </w:rPr>
            <w:delText>conceptual, technological learnings, issues faced and approach to problem solving. Team experience</w:delText>
          </w:r>
          <w:r w:rsidR="007A4753" w:rsidDel="00793A93">
            <w:rPr>
              <w:lang w:bidi="ar-SA"/>
            </w:rPr>
            <w:delText xml:space="preserve"> and cohesiveness.</w:delText>
          </w:r>
        </w:del>
      </w:ins>
    </w:p>
    <w:p w14:paraId="3AD32FDF" w14:textId="24A63A48" w:rsidR="007A4753" w:rsidDel="00793A93" w:rsidRDefault="007A4753">
      <w:pPr>
        <w:ind w:firstLine="0"/>
        <w:rPr>
          <w:ins w:id="2111" w:author="Jaishree Kantilal Tailor" w:date="2023-02-04T12:44:00Z"/>
          <w:del w:id="2112" w:author="Priya" w:date="2023-02-07T12:13:00Z"/>
          <w:lang w:bidi="ar-SA"/>
        </w:rPr>
      </w:pPr>
      <w:ins w:id="2113" w:author="Jaishree Kantilal Tailor" w:date="2023-02-04T12:44:00Z">
        <w:del w:id="2114" w:author="Priya" w:date="2023-02-07T12:13:00Z">
          <w:r w:rsidDel="00793A93">
            <w:rPr>
              <w:lang w:bidi="ar-SA"/>
            </w:rPr>
            <w:br w:type="page"/>
          </w:r>
        </w:del>
      </w:ins>
    </w:p>
    <w:p w14:paraId="21F84C90" w14:textId="6D1BE936" w:rsidR="009A46CA" w:rsidDel="00793A93" w:rsidRDefault="009A46CA">
      <w:pPr>
        <w:pStyle w:val="Heading1"/>
        <w:rPr>
          <w:ins w:id="2115" w:author="Jaishree Kantilal Tailor" w:date="2023-02-04T12:35:00Z"/>
          <w:del w:id="2116" w:author="Priya" w:date="2023-02-07T12:13:00Z"/>
          <w:lang w:bidi="ar-SA"/>
        </w:rPr>
        <w:pPrChange w:id="2117" w:author="Jaishree Kantilal Tailor" w:date="2023-02-04T12:36:00Z">
          <w:pPr>
            <w:pStyle w:val="Heading1"/>
            <w:numPr>
              <w:numId w:val="102"/>
            </w:numPr>
          </w:pPr>
        </w:pPrChange>
      </w:pPr>
      <w:ins w:id="2118" w:author="Jaishree Kantilal Tailor" w:date="2023-02-04T12:35:00Z">
        <w:del w:id="2119" w:author="Priya" w:date="2023-02-07T12:13:00Z">
          <w:r w:rsidDel="00793A93">
            <w:rPr>
              <w:lang w:bidi="ar-SA"/>
            </w:rPr>
            <w:lastRenderedPageBreak/>
            <w:delText>References</w:delText>
          </w:r>
        </w:del>
      </w:ins>
    </w:p>
    <w:p w14:paraId="5F9DE5CB" w14:textId="12DF3315" w:rsidR="00A331A6" w:rsidDel="00793A93" w:rsidRDefault="00A331A6" w:rsidP="00A331A6">
      <w:pPr>
        <w:ind w:firstLine="0"/>
        <w:rPr>
          <w:ins w:id="2120" w:author="Jaishree Kantilal Tailor" w:date="2023-02-04T12:37:00Z"/>
          <w:del w:id="2121" w:author="Priya" w:date="2023-02-07T12:13:00Z"/>
          <w:lang w:bidi="ar-SA"/>
        </w:rPr>
      </w:pPr>
      <w:ins w:id="2122" w:author="Jaishree Kantilal Tailor" w:date="2023-02-04T12:37:00Z">
        <w:del w:id="2123" w:author="Priya" w:date="2023-02-07T12:13:00Z">
          <w:r w:rsidDel="00793A93">
            <w:rPr>
              <w:lang w:bidi="ar-SA"/>
            </w:rPr>
            <w:delText xml:space="preserve">List the references in IEEE/APA format for web-resources, books etc. referred for the mini-app implementation </w:delText>
          </w:r>
        </w:del>
      </w:ins>
    </w:p>
    <w:p w14:paraId="4AB0B63A" w14:textId="77777777" w:rsidR="0073724C" w:rsidRPr="0073724C" w:rsidRDefault="0073724C">
      <w:pPr>
        <w:rPr>
          <w:rPrChange w:id="2124" w:author="Jaishree Kantilal Tailor" w:date="2023-02-04T11:08:00Z">
            <w:rPr>
              <w:rFonts w:asciiTheme="minorHAnsi" w:hAnsiTheme="minorHAnsi" w:cstheme="minorHAnsi"/>
              <w:lang w:bidi="ar-SA"/>
            </w:rPr>
          </w:rPrChange>
        </w:rPr>
        <w:pPrChange w:id="2125" w:author="Jaishree Kantilal Tailor" w:date="2023-02-04T11:33:00Z">
          <w:pPr>
            <w:pStyle w:val="Heading1"/>
            <w:tabs>
              <w:tab w:val="left" w:pos="540"/>
            </w:tabs>
            <w:spacing w:before="240"/>
          </w:pPr>
        </w:pPrChange>
      </w:pPr>
    </w:p>
    <w:sectPr w:rsidR="0073724C" w:rsidRPr="0073724C" w:rsidSect="00015EE5">
      <w:headerReference w:type="default" r:id="rId28"/>
      <w:footerReference w:type="default" r:id="rId29"/>
      <w:type w:val="continuous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94" w:author="Jaishree Kantilal Tailor" w:date="2022-12-08T11:55:00Z" w:initials="JKT">
    <w:p w14:paraId="542D0645" w14:textId="5E565CA8" w:rsidR="009901DD" w:rsidRDefault="009901DD">
      <w:pPr>
        <w:pStyle w:val="CommentText"/>
      </w:pPr>
      <w:r>
        <w:rPr>
          <w:rStyle w:val="CommentReference"/>
        </w:rPr>
        <w:annotationRef/>
      </w:r>
    </w:p>
  </w:comment>
  <w:comment w:id="95" w:author="Jaishree Kantilal Tailor" w:date="2022-12-08T11:58:00Z" w:initials="JKT">
    <w:p w14:paraId="6E102C5B" w14:textId="7D82960B" w:rsidR="00636B13" w:rsidRDefault="00636B13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42D0645" w15:done="0"/>
  <w15:commentEx w15:paraId="6E102C5B" w15:paraIdParent="542D064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5C81B5" w16cex:dateUtc="2022-06-21T12:13:00Z"/>
  <w16cex:commentExtensible w16cex:durableId="265C7975" w16cex:dateUtc="2022-06-21T11:38:00Z"/>
  <w16cex:commentExtensible w16cex:durableId="265C8231" w16cex:dateUtc="2022-06-21T12:15:00Z"/>
  <w16cex:commentExtensible w16cex:durableId="265C81D7" w16cex:dateUtc="2022-06-21T12:13:00Z"/>
  <w16cex:commentExtensible w16cex:durableId="265C82BF" w16cex:dateUtc="2022-06-21T12:17:00Z"/>
  <w16cex:commentExtensible w16cex:durableId="265C820A" w16cex:dateUtc="2022-06-21T12:14:00Z"/>
  <w16cex:commentExtensible w16cex:durableId="265C81E7" w16cex:dateUtc="2022-06-21T12:14:00Z"/>
  <w16cex:commentExtensible w16cex:durableId="265C821D" w16cex:dateUtc="2022-06-21T12:15:00Z"/>
  <w16cex:commentExtensible w16cex:durableId="265C82E6" w16cex:dateUtc="2022-06-21T12:18:00Z"/>
  <w16cex:commentExtensible w16cex:durableId="265C833B" w16cex:dateUtc="2022-06-21T12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42D0645" w16cid:durableId="273C4F2A"/>
  <w16cid:commentId w16cid:paraId="6E102C5B" w16cid:durableId="273C4FC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302537" w14:textId="77777777" w:rsidR="007B1979" w:rsidRDefault="007B1979" w:rsidP="006A582B">
      <w:r>
        <w:separator/>
      </w:r>
    </w:p>
  </w:endnote>
  <w:endnote w:type="continuationSeparator" w:id="0">
    <w:p w14:paraId="0A120745" w14:textId="77777777" w:rsidR="007B1979" w:rsidRDefault="007B1979" w:rsidP="006A582B">
      <w:r>
        <w:continuationSeparator/>
      </w:r>
    </w:p>
  </w:endnote>
  <w:endnote w:type="continuationNotice" w:id="1">
    <w:p w14:paraId="4F5A1B24" w14:textId="77777777" w:rsidR="007B1979" w:rsidRDefault="007B197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8D2882" w14:textId="77777777" w:rsidR="00EF2B08" w:rsidRDefault="00EF2B08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EF2B08" w14:paraId="40F44EED" w14:textId="77777777" w:rsidTr="00107955">
      <w:tc>
        <w:tcPr>
          <w:tcW w:w="3960" w:type="dxa"/>
        </w:tcPr>
        <w:p w14:paraId="145808C0" w14:textId="77777777" w:rsidR="00EF2B08" w:rsidRPr="006E044D" w:rsidRDefault="00EF2B08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14:paraId="10547B9B" w14:textId="77777777" w:rsidR="00EF2B08" w:rsidRPr="006E044D" w:rsidRDefault="00EF2B08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 w:rsidRPr="006E044D"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14:paraId="14169239" w14:textId="77777777" w:rsidR="00EF2B08" w:rsidRPr="006E044D" w:rsidRDefault="00EF2B08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br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Page </w:t>
                  </w:r>
                  <w:r w:rsidR="00BA1819"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 w:rsidR="00BA1819"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707421">
                    <w:rPr>
                      <w:b/>
                      <w:bCs/>
                      <w:noProof/>
                      <w:sz w:val="20"/>
                      <w:szCs w:val="20"/>
                    </w:rPr>
                    <w:t>4</w:t>
                  </w:r>
                  <w:r w:rsidR="00BA1819"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 of </w:t>
                  </w:r>
                  <w:r w:rsidR="00BA1819"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 w:rsidR="00BA1819"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707421">
                    <w:rPr>
                      <w:b/>
                      <w:bCs/>
                      <w:noProof/>
                      <w:sz w:val="20"/>
                      <w:szCs w:val="20"/>
                    </w:rPr>
                    <w:t>5</w:t>
                  </w:r>
                  <w:r w:rsidR="00BA1819"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14:paraId="7784B91B" w14:textId="77777777" w:rsidR="00EF2B08" w:rsidRPr="00B9435E" w:rsidRDefault="00EF2B08" w:rsidP="006E044D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C17838" w14:textId="77777777" w:rsidR="007B1979" w:rsidRDefault="007B1979" w:rsidP="006A582B">
      <w:r>
        <w:separator/>
      </w:r>
    </w:p>
  </w:footnote>
  <w:footnote w:type="continuationSeparator" w:id="0">
    <w:p w14:paraId="145ED0A9" w14:textId="77777777" w:rsidR="007B1979" w:rsidRDefault="007B1979" w:rsidP="006A582B">
      <w:r>
        <w:continuationSeparator/>
      </w:r>
    </w:p>
  </w:footnote>
  <w:footnote w:type="continuationNotice" w:id="1">
    <w:p w14:paraId="4E649255" w14:textId="77777777" w:rsidR="007B1979" w:rsidRDefault="007B197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DCA071" w14:textId="77777777" w:rsidR="00EF2B08" w:rsidRPr="00DA17A9" w:rsidRDefault="00EF2B08" w:rsidP="00D8110D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  <w:tblPrChange w:id="2126" w:author="Jaishree Kantilal Tailor" w:date="2023-02-04T12:55:00Z">
        <w:tblPr>
          <w:tblStyle w:val="TableGrid"/>
          <w:tblW w:w="0" w:type="auto"/>
          <w:tblBorders>
            <w:top w:val="none" w:sz="0" w:space="0" w:color="auto"/>
            <w:left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</w:tblPrChange>
    </w:tblPr>
    <w:tblGrid>
      <w:gridCol w:w="6768"/>
      <w:gridCol w:w="2808"/>
      <w:tblGridChange w:id="2127">
        <w:tblGrid>
          <w:gridCol w:w="6768"/>
          <w:gridCol w:w="2808"/>
        </w:tblGrid>
      </w:tblGridChange>
    </w:tblGrid>
    <w:tr w:rsidR="00EF2B08" w14:paraId="7E8FF04D" w14:textId="77777777" w:rsidTr="00DE16B0">
      <w:tc>
        <w:tcPr>
          <w:tcW w:w="6768" w:type="dxa"/>
          <w:tcPrChange w:id="2128" w:author="Jaishree Kantilal Tailor" w:date="2023-02-04T12:55:00Z">
            <w:tcPr>
              <w:tcW w:w="6768" w:type="dxa"/>
            </w:tcPr>
          </w:tcPrChange>
        </w:tcPr>
        <w:p w14:paraId="0303D989" w14:textId="66071425" w:rsidR="00EF2B08" w:rsidRPr="00DE16B0" w:rsidRDefault="00EF2B08">
          <w:pPr>
            <w:ind w:firstLine="0"/>
            <w:rPr>
              <w:rFonts w:ascii="Arial" w:hAnsi="Arial" w:cs="Arial"/>
              <w:sz w:val="18"/>
              <w:szCs w:val="20"/>
              <w:rPrChange w:id="2129" w:author="Jaishree Kantilal Tailor" w:date="2023-02-04T12:54:00Z">
                <w:rPr>
                  <w:rFonts w:ascii="Segoe UI" w:hAnsi="Segoe UI" w:cs="Segoe UI"/>
                  <w:sz w:val="19"/>
                  <w:szCs w:val="19"/>
                  <w:lang w:bidi="ar-SA"/>
                </w:rPr>
              </w:rPrChange>
            </w:rPr>
            <w:pPrChange w:id="2130" w:author="Jaishree Kantilal Tailor" w:date="2023-02-04T12:49:00Z">
              <w:pPr/>
            </w:pPrChange>
          </w:pPr>
          <w:del w:id="2131" w:author="Jaishree Kantilal Tailor" w:date="2023-02-04T12:53:00Z">
            <w:r w:rsidRPr="003B1430" w:rsidDel="00A374DE">
              <w:rPr>
                <w:rFonts w:ascii="Arial" w:hAnsi="Arial" w:cs="Arial"/>
                <w:sz w:val="18"/>
                <w:szCs w:val="20"/>
                <w:rPrChange w:id="2132" w:author="Jaishree Kantilal Tailor" w:date="2023-02-04T12:51:00Z">
                  <w:rPr>
                    <w:rFonts w:ascii="Arial" w:hAnsi="Arial" w:cs="Arial"/>
                    <w:sz w:val="20"/>
                  </w:rPr>
                </w:rPrChange>
              </w:rPr>
              <w:br/>
            </w:r>
          </w:del>
          <w:ins w:id="2133" w:author="Jaishree Kantilal Tailor" w:date="2023-02-04T10:03:00Z">
            <w:r w:rsidR="001779E8" w:rsidRPr="003B1430">
              <w:rPr>
                <w:rFonts w:ascii="Arial" w:hAnsi="Arial" w:cs="Arial"/>
                <w:sz w:val="18"/>
                <w:szCs w:val="20"/>
                <w:rPrChange w:id="2134" w:author="Jaishree Kantilal Tailor" w:date="2023-02-04T12:51:00Z">
                  <w:rPr>
                    <w:rFonts w:ascii="Arial" w:hAnsi="Arial" w:cs="Arial"/>
                    <w:sz w:val="20"/>
                  </w:rPr>
                </w:rPrChange>
              </w:rPr>
              <w:t>Mini-App on &lt;&lt;Mini-App Title&gt;&gt;</w:t>
            </w:r>
          </w:ins>
          <w:del w:id="2135" w:author="Jaishree Kantilal Tailor" w:date="2022-06-24T14:48:00Z">
            <w:r w:rsidR="00BE6BF7" w:rsidRPr="003B1430" w:rsidDel="006F7280">
              <w:rPr>
                <w:rFonts w:ascii="Arial" w:hAnsi="Arial" w:cs="Arial"/>
                <w:sz w:val="18"/>
                <w:szCs w:val="20"/>
                <w:rPrChange w:id="2136" w:author="Jaishree Kantilal Tailor" w:date="2023-02-04T12:51:00Z">
                  <w:rPr>
                    <w:rFonts w:ascii="Arial" w:hAnsi="Arial" w:cs="Arial"/>
                    <w:sz w:val="20"/>
                  </w:rPr>
                </w:rPrChange>
              </w:rPr>
              <w:delText>Essentials of</w:delText>
            </w:r>
            <w:r w:rsidR="00BE6BF7" w:rsidRPr="00DE16B0" w:rsidDel="006F7280">
              <w:rPr>
                <w:rFonts w:ascii="Arial" w:hAnsi="Arial" w:cs="Arial"/>
                <w:sz w:val="18"/>
                <w:szCs w:val="20"/>
                <w:rPrChange w:id="2137" w:author="Jaishree Kantilal Tailor" w:date="2023-02-04T12:54:00Z">
                  <w:rPr/>
                </w:rPrChange>
              </w:rPr>
              <w:delText xml:space="preserve"> Unit Testing and Test Automation</w:delText>
            </w:r>
          </w:del>
        </w:p>
      </w:tc>
      <w:tc>
        <w:tcPr>
          <w:tcW w:w="2808" w:type="dxa"/>
          <w:tcPrChange w:id="2138" w:author="Jaishree Kantilal Tailor" w:date="2023-02-04T12:55:00Z">
            <w:tcPr>
              <w:tcW w:w="2808" w:type="dxa"/>
            </w:tcPr>
          </w:tcPrChange>
        </w:tcPr>
        <w:p w14:paraId="45BCFF03" w14:textId="77777777" w:rsidR="00EF2B08" w:rsidRDefault="00EF2B08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 w:rsidRPr="006E044D">
            <w:rPr>
              <w:rFonts w:ascii="Arial" w:hAnsi="Arial" w:cs="Arial"/>
              <w:noProof/>
              <w:sz w:val="20"/>
              <w:lang w:bidi="ar-SA"/>
            </w:rPr>
            <w:drawing>
              <wp:inline distT="0" distB="0" distL="0" distR="0" wp14:anchorId="4ABCBD26" wp14:editId="266B2B0C">
                <wp:extent cx="1624649" cy="364672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31482" cy="3662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7302C57D" w14:textId="77777777" w:rsidR="00EF2B08" w:rsidRPr="00DA17A9" w:rsidRDefault="00EF2B08" w:rsidP="006E044D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91C81"/>
    <w:multiLevelType w:val="hybridMultilevel"/>
    <w:tmpl w:val="5B1A8ACA"/>
    <w:lvl w:ilvl="0" w:tplc="04090003">
      <w:start w:val="1"/>
      <w:numFmt w:val="bullet"/>
      <w:lvlText w:val="o"/>
      <w:lvlJc w:val="left"/>
      <w:pPr>
        <w:ind w:left="11765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2485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13205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13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4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5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6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6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7525" w:hanging="360"/>
      </w:pPr>
      <w:rPr>
        <w:rFonts w:ascii="Wingdings" w:hAnsi="Wingdings" w:hint="default"/>
      </w:rPr>
    </w:lvl>
  </w:abstractNum>
  <w:abstractNum w:abstractNumId="1" w15:restartNumberingAfterBreak="0">
    <w:nsid w:val="019567DE"/>
    <w:multiLevelType w:val="hybridMultilevel"/>
    <w:tmpl w:val="DEAAC8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EC7A2B"/>
    <w:multiLevelType w:val="hybridMultilevel"/>
    <w:tmpl w:val="499A0492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9EF4C41"/>
    <w:multiLevelType w:val="hybridMultilevel"/>
    <w:tmpl w:val="5C967DEE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AD7122E"/>
    <w:multiLevelType w:val="hybridMultilevel"/>
    <w:tmpl w:val="40DE13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BC0945"/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6" w15:restartNumberingAfterBreak="0">
    <w:nsid w:val="0DD142B3"/>
    <w:multiLevelType w:val="hybridMultilevel"/>
    <w:tmpl w:val="3E3E37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2A32057"/>
    <w:multiLevelType w:val="hybridMultilevel"/>
    <w:tmpl w:val="AACC04D6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62120B2"/>
    <w:multiLevelType w:val="hybridMultilevel"/>
    <w:tmpl w:val="F6247FA6"/>
    <w:lvl w:ilvl="0" w:tplc="0F66F81C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00" w:hanging="360"/>
      </w:pPr>
    </w:lvl>
    <w:lvl w:ilvl="2" w:tplc="4009001B" w:tentative="1">
      <w:start w:val="1"/>
      <w:numFmt w:val="lowerRoman"/>
      <w:lvlText w:val="%3."/>
      <w:lvlJc w:val="right"/>
      <w:pPr>
        <w:ind w:left="1920" w:hanging="180"/>
      </w:pPr>
    </w:lvl>
    <w:lvl w:ilvl="3" w:tplc="4009000F" w:tentative="1">
      <w:start w:val="1"/>
      <w:numFmt w:val="decimal"/>
      <w:lvlText w:val="%4."/>
      <w:lvlJc w:val="left"/>
      <w:pPr>
        <w:ind w:left="2640" w:hanging="360"/>
      </w:pPr>
    </w:lvl>
    <w:lvl w:ilvl="4" w:tplc="40090019" w:tentative="1">
      <w:start w:val="1"/>
      <w:numFmt w:val="lowerLetter"/>
      <w:lvlText w:val="%5."/>
      <w:lvlJc w:val="left"/>
      <w:pPr>
        <w:ind w:left="3360" w:hanging="360"/>
      </w:pPr>
    </w:lvl>
    <w:lvl w:ilvl="5" w:tplc="4009001B" w:tentative="1">
      <w:start w:val="1"/>
      <w:numFmt w:val="lowerRoman"/>
      <w:lvlText w:val="%6."/>
      <w:lvlJc w:val="right"/>
      <w:pPr>
        <w:ind w:left="4080" w:hanging="180"/>
      </w:pPr>
    </w:lvl>
    <w:lvl w:ilvl="6" w:tplc="4009000F" w:tentative="1">
      <w:start w:val="1"/>
      <w:numFmt w:val="decimal"/>
      <w:lvlText w:val="%7."/>
      <w:lvlJc w:val="left"/>
      <w:pPr>
        <w:ind w:left="4800" w:hanging="360"/>
      </w:pPr>
    </w:lvl>
    <w:lvl w:ilvl="7" w:tplc="40090019" w:tentative="1">
      <w:start w:val="1"/>
      <w:numFmt w:val="lowerLetter"/>
      <w:lvlText w:val="%8."/>
      <w:lvlJc w:val="left"/>
      <w:pPr>
        <w:ind w:left="5520" w:hanging="360"/>
      </w:pPr>
    </w:lvl>
    <w:lvl w:ilvl="8" w:tplc="40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9" w15:restartNumberingAfterBreak="0">
    <w:nsid w:val="17EC70E8"/>
    <w:multiLevelType w:val="hybridMultilevel"/>
    <w:tmpl w:val="9626C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9D79C6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BC57C05"/>
    <w:multiLevelType w:val="hybridMultilevel"/>
    <w:tmpl w:val="499A0492"/>
    <w:lvl w:ilvl="0" w:tplc="4009000F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2" w15:restartNumberingAfterBreak="0">
    <w:nsid w:val="254B5CCD"/>
    <w:multiLevelType w:val="hybridMultilevel"/>
    <w:tmpl w:val="20408244"/>
    <w:lvl w:ilvl="0" w:tplc="4009000F">
      <w:start w:val="1"/>
      <w:numFmt w:val="decimal"/>
      <w:lvlText w:val="%1."/>
      <w:lvlJc w:val="left"/>
      <w:pPr>
        <w:ind w:left="502" w:hanging="360"/>
      </w:p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 w15:restartNumberingAfterBreak="0">
    <w:nsid w:val="271E600C"/>
    <w:multiLevelType w:val="hybridMultilevel"/>
    <w:tmpl w:val="E1E21576"/>
    <w:lvl w:ilvl="0" w:tplc="04090003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1" w:tplc="36501A2E">
      <w:start w:val="1"/>
      <w:numFmt w:val="bullet"/>
      <w:lvlText w:val=""/>
      <w:lvlJc w:val="left"/>
    </w:lvl>
    <w:lvl w:ilvl="2" w:tplc="A386F0FC">
      <w:start w:val="1"/>
      <w:numFmt w:val="bullet"/>
      <w:lvlText w:val=""/>
      <w:lvlJc w:val="left"/>
    </w:lvl>
    <w:lvl w:ilvl="3" w:tplc="B144001E">
      <w:start w:val="1"/>
      <w:numFmt w:val="bullet"/>
      <w:lvlText w:val=""/>
      <w:lvlJc w:val="left"/>
    </w:lvl>
    <w:lvl w:ilvl="4" w:tplc="C5C01052">
      <w:start w:val="1"/>
      <w:numFmt w:val="bullet"/>
      <w:lvlText w:val=""/>
      <w:lvlJc w:val="left"/>
    </w:lvl>
    <w:lvl w:ilvl="5" w:tplc="8926FFAA">
      <w:start w:val="1"/>
      <w:numFmt w:val="bullet"/>
      <w:lvlText w:val=""/>
      <w:lvlJc w:val="left"/>
    </w:lvl>
    <w:lvl w:ilvl="6" w:tplc="CA42D8C8">
      <w:start w:val="1"/>
      <w:numFmt w:val="bullet"/>
      <w:lvlText w:val=""/>
      <w:lvlJc w:val="left"/>
    </w:lvl>
    <w:lvl w:ilvl="7" w:tplc="1B0E5E56">
      <w:start w:val="1"/>
      <w:numFmt w:val="bullet"/>
      <w:lvlText w:val=""/>
      <w:lvlJc w:val="left"/>
    </w:lvl>
    <w:lvl w:ilvl="8" w:tplc="95F45C1C">
      <w:start w:val="1"/>
      <w:numFmt w:val="bullet"/>
      <w:lvlText w:val=""/>
      <w:lvlJc w:val="left"/>
    </w:lvl>
  </w:abstractNum>
  <w:abstractNum w:abstractNumId="14" w15:restartNumberingAfterBreak="0">
    <w:nsid w:val="278969E5"/>
    <w:multiLevelType w:val="hybridMultilevel"/>
    <w:tmpl w:val="ADB68EF2"/>
    <w:lvl w:ilvl="0" w:tplc="749C1FD4">
      <w:start w:val="1"/>
      <w:numFmt w:val="lowerLetter"/>
      <w:pStyle w:val="Heading3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9444BB"/>
    <w:multiLevelType w:val="hybridMultilevel"/>
    <w:tmpl w:val="DEAAC8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7740FD"/>
    <w:multiLevelType w:val="hybridMultilevel"/>
    <w:tmpl w:val="E724D44E"/>
    <w:lvl w:ilvl="0" w:tplc="04090003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1" w:tplc="3FA2768C">
      <w:start w:val="1"/>
      <w:numFmt w:val="bullet"/>
      <w:lvlText w:val=""/>
      <w:lvlJc w:val="left"/>
    </w:lvl>
    <w:lvl w:ilvl="2" w:tplc="6FCC700E">
      <w:start w:val="1"/>
      <w:numFmt w:val="bullet"/>
      <w:lvlText w:val=""/>
      <w:lvlJc w:val="left"/>
    </w:lvl>
    <w:lvl w:ilvl="3" w:tplc="41B8A3DA">
      <w:start w:val="1"/>
      <w:numFmt w:val="bullet"/>
      <w:lvlText w:val=""/>
      <w:lvlJc w:val="left"/>
    </w:lvl>
    <w:lvl w:ilvl="4" w:tplc="79A675BA">
      <w:start w:val="1"/>
      <w:numFmt w:val="bullet"/>
      <w:lvlText w:val=""/>
      <w:lvlJc w:val="left"/>
    </w:lvl>
    <w:lvl w:ilvl="5" w:tplc="E0F6DCAC">
      <w:start w:val="1"/>
      <w:numFmt w:val="bullet"/>
      <w:lvlText w:val=""/>
      <w:lvlJc w:val="left"/>
    </w:lvl>
    <w:lvl w:ilvl="6" w:tplc="2C3A36AE">
      <w:start w:val="1"/>
      <w:numFmt w:val="bullet"/>
      <w:lvlText w:val=""/>
      <w:lvlJc w:val="left"/>
    </w:lvl>
    <w:lvl w:ilvl="7" w:tplc="26001A40">
      <w:start w:val="1"/>
      <w:numFmt w:val="bullet"/>
      <w:lvlText w:val=""/>
      <w:lvlJc w:val="left"/>
    </w:lvl>
    <w:lvl w:ilvl="8" w:tplc="6D9EE600">
      <w:start w:val="1"/>
      <w:numFmt w:val="bullet"/>
      <w:lvlText w:val=""/>
      <w:lvlJc w:val="left"/>
    </w:lvl>
  </w:abstractNum>
  <w:abstractNum w:abstractNumId="17" w15:restartNumberingAfterBreak="0">
    <w:nsid w:val="2B4F35EC"/>
    <w:multiLevelType w:val="hybridMultilevel"/>
    <w:tmpl w:val="535447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CF443C"/>
    <w:multiLevelType w:val="hybridMultilevel"/>
    <w:tmpl w:val="FF3EB690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D000774"/>
    <w:multiLevelType w:val="hybridMultilevel"/>
    <w:tmpl w:val="41E422C8"/>
    <w:lvl w:ilvl="0" w:tplc="04090003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1" w:tplc="5C824FCA">
      <w:start w:val="1"/>
      <w:numFmt w:val="bullet"/>
      <w:lvlText w:val="-"/>
      <w:lvlJc w:val="left"/>
    </w:lvl>
    <w:lvl w:ilvl="2" w:tplc="5FA263F2">
      <w:start w:val="1"/>
      <w:numFmt w:val="bullet"/>
      <w:lvlText w:val=""/>
      <w:lvlJc w:val="left"/>
    </w:lvl>
    <w:lvl w:ilvl="3" w:tplc="AAB2F568">
      <w:start w:val="1"/>
      <w:numFmt w:val="bullet"/>
      <w:lvlText w:val=""/>
      <w:lvlJc w:val="left"/>
    </w:lvl>
    <w:lvl w:ilvl="4" w:tplc="2522DE70">
      <w:start w:val="1"/>
      <w:numFmt w:val="bullet"/>
      <w:lvlText w:val=""/>
      <w:lvlJc w:val="left"/>
    </w:lvl>
    <w:lvl w:ilvl="5" w:tplc="00B8DBEC">
      <w:start w:val="1"/>
      <w:numFmt w:val="bullet"/>
      <w:lvlText w:val=""/>
      <w:lvlJc w:val="left"/>
    </w:lvl>
    <w:lvl w:ilvl="6" w:tplc="717050FC">
      <w:start w:val="1"/>
      <w:numFmt w:val="bullet"/>
      <w:lvlText w:val=""/>
      <w:lvlJc w:val="left"/>
    </w:lvl>
    <w:lvl w:ilvl="7" w:tplc="56405800">
      <w:start w:val="1"/>
      <w:numFmt w:val="bullet"/>
      <w:lvlText w:val=""/>
      <w:lvlJc w:val="left"/>
    </w:lvl>
    <w:lvl w:ilvl="8" w:tplc="4B36EA26">
      <w:start w:val="1"/>
      <w:numFmt w:val="bullet"/>
      <w:lvlText w:val=""/>
      <w:lvlJc w:val="left"/>
    </w:lvl>
  </w:abstractNum>
  <w:abstractNum w:abstractNumId="20" w15:restartNumberingAfterBreak="0">
    <w:nsid w:val="2E344056"/>
    <w:multiLevelType w:val="hybridMultilevel"/>
    <w:tmpl w:val="EE76B73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E983726"/>
    <w:multiLevelType w:val="hybridMultilevel"/>
    <w:tmpl w:val="E82209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06B42C6"/>
    <w:multiLevelType w:val="hybridMultilevel"/>
    <w:tmpl w:val="24147FA6"/>
    <w:lvl w:ilvl="0" w:tplc="E5AA6A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1374523"/>
    <w:multiLevelType w:val="hybridMultilevel"/>
    <w:tmpl w:val="3AA67DB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19A2C0A"/>
    <w:multiLevelType w:val="hybridMultilevel"/>
    <w:tmpl w:val="499A0492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23420B3"/>
    <w:multiLevelType w:val="hybridMultilevel"/>
    <w:tmpl w:val="47E0E794"/>
    <w:lvl w:ilvl="0" w:tplc="04090003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1" w:tplc="54E4469E">
      <w:start w:val="1"/>
      <w:numFmt w:val="bullet"/>
      <w:lvlText w:val=""/>
      <w:lvlJc w:val="left"/>
    </w:lvl>
    <w:lvl w:ilvl="2" w:tplc="A03463E2">
      <w:start w:val="1"/>
      <w:numFmt w:val="bullet"/>
      <w:lvlText w:val=""/>
      <w:lvlJc w:val="left"/>
    </w:lvl>
    <w:lvl w:ilvl="3" w:tplc="2C4A7100">
      <w:start w:val="1"/>
      <w:numFmt w:val="bullet"/>
      <w:lvlText w:val=""/>
      <w:lvlJc w:val="left"/>
    </w:lvl>
    <w:lvl w:ilvl="4" w:tplc="86085EAC">
      <w:start w:val="1"/>
      <w:numFmt w:val="bullet"/>
      <w:lvlText w:val=""/>
      <w:lvlJc w:val="left"/>
    </w:lvl>
    <w:lvl w:ilvl="5" w:tplc="678A7FB0">
      <w:start w:val="1"/>
      <w:numFmt w:val="bullet"/>
      <w:lvlText w:val=""/>
      <w:lvlJc w:val="left"/>
    </w:lvl>
    <w:lvl w:ilvl="6" w:tplc="105AC7E4">
      <w:start w:val="1"/>
      <w:numFmt w:val="bullet"/>
      <w:lvlText w:val=""/>
      <w:lvlJc w:val="left"/>
    </w:lvl>
    <w:lvl w:ilvl="7" w:tplc="1256B51A">
      <w:start w:val="1"/>
      <w:numFmt w:val="bullet"/>
      <w:lvlText w:val=""/>
      <w:lvlJc w:val="left"/>
    </w:lvl>
    <w:lvl w:ilvl="8" w:tplc="58925CA8">
      <w:start w:val="1"/>
      <w:numFmt w:val="bullet"/>
      <w:lvlText w:val=""/>
      <w:lvlJc w:val="left"/>
    </w:lvl>
  </w:abstractNum>
  <w:abstractNum w:abstractNumId="26" w15:restartNumberingAfterBreak="0">
    <w:nsid w:val="325765E7"/>
    <w:multiLevelType w:val="hybridMultilevel"/>
    <w:tmpl w:val="315AC206"/>
    <w:lvl w:ilvl="0" w:tplc="04090003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1" w:tplc="50C88ABC">
      <w:start w:val="1"/>
      <w:numFmt w:val="bullet"/>
      <w:lvlText w:val=""/>
      <w:lvlJc w:val="left"/>
    </w:lvl>
    <w:lvl w:ilvl="2" w:tplc="D63A15C2">
      <w:start w:val="1"/>
      <w:numFmt w:val="bullet"/>
      <w:lvlText w:val=""/>
      <w:lvlJc w:val="left"/>
    </w:lvl>
    <w:lvl w:ilvl="3" w:tplc="19ECF240">
      <w:start w:val="1"/>
      <w:numFmt w:val="bullet"/>
      <w:lvlText w:val=""/>
      <w:lvlJc w:val="left"/>
    </w:lvl>
    <w:lvl w:ilvl="4" w:tplc="3DC86DAE">
      <w:start w:val="1"/>
      <w:numFmt w:val="bullet"/>
      <w:lvlText w:val=""/>
      <w:lvlJc w:val="left"/>
    </w:lvl>
    <w:lvl w:ilvl="5" w:tplc="28C8D444">
      <w:start w:val="1"/>
      <w:numFmt w:val="bullet"/>
      <w:lvlText w:val=""/>
      <w:lvlJc w:val="left"/>
    </w:lvl>
    <w:lvl w:ilvl="6" w:tplc="E542999E">
      <w:start w:val="1"/>
      <w:numFmt w:val="bullet"/>
      <w:lvlText w:val=""/>
      <w:lvlJc w:val="left"/>
    </w:lvl>
    <w:lvl w:ilvl="7" w:tplc="E94CBCE2">
      <w:start w:val="1"/>
      <w:numFmt w:val="bullet"/>
      <w:lvlText w:val=""/>
      <w:lvlJc w:val="left"/>
    </w:lvl>
    <w:lvl w:ilvl="8" w:tplc="C814565E">
      <w:start w:val="1"/>
      <w:numFmt w:val="bullet"/>
      <w:lvlText w:val=""/>
      <w:lvlJc w:val="left"/>
    </w:lvl>
  </w:abstractNum>
  <w:abstractNum w:abstractNumId="27" w15:restartNumberingAfterBreak="0">
    <w:nsid w:val="32F06D0E"/>
    <w:multiLevelType w:val="hybridMultilevel"/>
    <w:tmpl w:val="E2A8E6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5431190"/>
    <w:multiLevelType w:val="hybridMultilevel"/>
    <w:tmpl w:val="244CCDE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9A6A7D2C">
      <w:numFmt w:val="bullet"/>
      <w:lvlText w:val="•"/>
      <w:lvlJc w:val="left"/>
      <w:pPr>
        <w:ind w:left="1800" w:hanging="360"/>
      </w:pPr>
      <w:rPr>
        <w:rFonts w:ascii="Calibri" w:eastAsia="Times New Roman" w:hAnsi="Calibri" w:cs="Calibri" w:hint="default"/>
      </w:r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395D5F29"/>
    <w:multiLevelType w:val="hybridMultilevel"/>
    <w:tmpl w:val="D0725C56"/>
    <w:lvl w:ilvl="0" w:tplc="04090003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1" w:tplc="0B8C5A7A">
      <w:start w:val="1"/>
      <w:numFmt w:val="bullet"/>
      <w:lvlText w:val=""/>
      <w:lvlJc w:val="left"/>
    </w:lvl>
    <w:lvl w:ilvl="2" w:tplc="5BC032DE">
      <w:start w:val="1"/>
      <w:numFmt w:val="bullet"/>
      <w:lvlText w:val=""/>
      <w:lvlJc w:val="left"/>
    </w:lvl>
    <w:lvl w:ilvl="3" w:tplc="DBCCBCF8">
      <w:start w:val="1"/>
      <w:numFmt w:val="bullet"/>
      <w:lvlText w:val=""/>
      <w:lvlJc w:val="left"/>
    </w:lvl>
    <w:lvl w:ilvl="4" w:tplc="FF7AB33A">
      <w:start w:val="1"/>
      <w:numFmt w:val="bullet"/>
      <w:lvlText w:val=""/>
      <w:lvlJc w:val="left"/>
    </w:lvl>
    <w:lvl w:ilvl="5" w:tplc="38CC716A">
      <w:start w:val="1"/>
      <w:numFmt w:val="bullet"/>
      <w:lvlText w:val=""/>
      <w:lvlJc w:val="left"/>
    </w:lvl>
    <w:lvl w:ilvl="6" w:tplc="5204D298">
      <w:start w:val="1"/>
      <w:numFmt w:val="bullet"/>
      <w:lvlText w:val=""/>
      <w:lvlJc w:val="left"/>
    </w:lvl>
    <w:lvl w:ilvl="7" w:tplc="95BE2EA0">
      <w:start w:val="1"/>
      <w:numFmt w:val="bullet"/>
      <w:lvlText w:val=""/>
      <w:lvlJc w:val="left"/>
    </w:lvl>
    <w:lvl w:ilvl="8" w:tplc="2ECCC850">
      <w:start w:val="1"/>
      <w:numFmt w:val="bullet"/>
      <w:lvlText w:val=""/>
      <w:lvlJc w:val="left"/>
    </w:lvl>
  </w:abstractNum>
  <w:abstractNum w:abstractNumId="30" w15:restartNumberingAfterBreak="0">
    <w:nsid w:val="3B7E170F"/>
    <w:multiLevelType w:val="hybridMultilevel"/>
    <w:tmpl w:val="99025BDA"/>
    <w:lvl w:ilvl="0" w:tplc="04090003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1" w:tplc="1A849E9C">
      <w:start w:val="1"/>
      <w:numFmt w:val="bullet"/>
      <w:lvlText w:val="+"/>
      <w:lvlJc w:val="left"/>
    </w:lvl>
    <w:lvl w:ilvl="2" w:tplc="3B741A2C">
      <w:start w:val="1"/>
      <w:numFmt w:val="bullet"/>
      <w:lvlText w:val=""/>
      <w:lvlJc w:val="left"/>
    </w:lvl>
    <w:lvl w:ilvl="3" w:tplc="5EE4C6D8">
      <w:start w:val="1"/>
      <w:numFmt w:val="bullet"/>
      <w:lvlText w:val=""/>
      <w:lvlJc w:val="left"/>
    </w:lvl>
    <w:lvl w:ilvl="4" w:tplc="DEAA9CB2">
      <w:start w:val="1"/>
      <w:numFmt w:val="bullet"/>
      <w:lvlText w:val=""/>
      <w:lvlJc w:val="left"/>
    </w:lvl>
    <w:lvl w:ilvl="5" w:tplc="F7366204">
      <w:start w:val="1"/>
      <w:numFmt w:val="bullet"/>
      <w:lvlText w:val=""/>
      <w:lvlJc w:val="left"/>
    </w:lvl>
    <w:lvl w:ilvl="6" w:tplc="A4D4CAD6">
      <w:start w:val="1"/>
      <w:numFmt w:val="bullet"/>
      <w:lvlText w:val=""/>
      <w:lvlJc w:val="left"/>
    </w:lvl>
    <w:lvl w:ilvl="7" w:tplc="27E25D74">
      <w:start w:val="1"/>
      <w:numFmt w:val="bullet"/>
      <w:lvlText w:val=""/>
      <w:lvlJc w:val="left"/>
    </w:lvl>
    <w:lvl w:ilvl="8" w:tplc="96EEBCA0">
      <w:start w:val="1"/>
      <w:numFmt w:val="bullet"/>
      <w:lvlText w:val=""/>
      <w:lvlJc w:val="left"/>
    </w:lvl>
  </w:abstractNum>
  <w:abstractNum w:abstractNumId="31" w15:restartNumberingAfterBreak="0">
    <w:nsid w:val="3B921FC4"/>
    <w:multiLevelType w:val="hybridMultilevel"/>
    <w:tmpl w:val="CF127E8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3CB36A9C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3D26083A"/>
    <w:multiLevelType w:val="hybridMultilevel"/>
    <w:tmpl w:val="8758AEF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3DBA5C5F"/>
    <w:multiLevelType w:val="hybridMultilevel"/>
    <w:tmpl w:val="DE4A5430"/>
    <w:lvl w:ilvl="0" w:tplc="40090015">
      <w:start w:val="1"/>
      <w:numFmt w:val="upperLetter"/>
      <w:lvlText w:val="%1."/>
      <w:lvlJc w:val="left"/>
      <w:pPr>
        <w:ind w:left="360" w:hanging="360"/>
      </w:pPr>
    </w:lvl>
    <w:lvl w:ilvl="1" w:tplc="9A6A7D2C">
      <w:numFmt w:val="bullet"/>
      <w:lvlText w:val="•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3EC842B7"/>
    <w:multiLevelType w:val="hybridMultilevel"/>
    <w:tmpl w:val="6E4AA8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3F427B74"/>
    <w:multiLevelType w:val="hybridMultilevel"/>
    <w:tmpl w:val="E498375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3FD64908"/>
    <w:multiLevelType w:val="hybridMultilevel"/>
    <w:tmpl w:val="F88A6E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0DF7B36"/>
    <w:multiLevelType w:val="hybridMultilevel"/>
    <w:tmpl w:val="66B6B9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0E5616A"/>
    <w:multiLevelType w:val="hybridMultilevel"/>
    <w:tmpl w:val="D7D81A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422411DA"/>
    <w:multiLevelType w:val="hybridMultilevel"/>
    <w:tmpl w:val="3D36A2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42BE38A3"/>
    <w:multiLevelType w:val="hybridMultilevel"/>
    <w:tmpl w:val="0DCE1540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45FE7199"/>
    <w:multiLevelType w:val="hybridMultilevel"/>
    <w:tmpl w:val="B1547146"/>
    <w:lvl w:ilvl="0" w:tplc="04090003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1" w:tplc="E11A3DFE">
      <w:start w:val="1"/>
      <w:numFmt w:val="bullet"/>
      <w:lvlText w:val=""/>
      <w:lvlJc w:val="left"/>
    </w:lvl>
    <w:lvl w:ilvl="2" w:tplc="C33ED84A">
      <w:start w:val="1"/>
      <w:numFmt w:val="bullet"/>
      <w:lvlText w:val=""/>
      <w:lvlJc w:val="left"/>
    </w:lvl>
    <w:lvl w:ilvl="3" w:tplc="443C0B12">
      <w:start w:val="1"/>
      <w:numFmt w:val="bullet"/>
      <w:lvlText w:val=""/>
      <w:lvlJc w:val="left"/>
    </w:lvl>
    <w:lvl w:ilvl="4" w:tplc="EC40159A">
      <w:start w:val="1"/>
      <w:numFmt w:val="bullet"/>
      <w:lvlText w:val=""/>
      <w:lvlJc w:val="left"/>
    </w:lvl>
    <w:lvl w:ilvl="5" w:tplc="11122434">
      <w:start w:val="1"/>
      <w:numFmt w:val="bullet"/>
      <w:lvlText w:val=""/>
      <w:lvlJc w:val="left"/>
    </w:lvl>
    <w:lvl w:ilvl="6" w:tplc="576E7280">
      <w:start w:val="1"/>
      <w:numFmt w:val="bullet"/>
      <w:lvlText w:val=""/>
      <w:lvlJc w:val="left"/>
    </w:lvl>
    <w:lvl w:ilvl="7" w:tplc="00F65764">
      <w:start w:val="1"/>
      <w:numFmt w:val="bullet"/>
      <w:lvlText w:val=""/>
      <w:lvlJc w:val="left"/>
    </w:lvl>
    <w:lvl w:ilvl="8" w:tplc="0C44EAC4">
      <w:start w:val="1"/>
      <w:numFmt w:val="bullet"/>
      <w:lvlText w:val=""/>
      <w:lvlJc w:val="left"/>
    </w:lvl>
  </w:abstractNum>
  <w:abstractNum w:abstractNumId="43" w15:restartNumberingAfterBreak="0">
    <w:nsid w:val="4644508A"/>
    <w:multiLevelType w:val="hybridMultilevel"/>
    <w:tmpl w:val="AF3627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EA5C550E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6781F14"/>
    <w:multiLevelType w:val="hybridMultilevel"/>
    <w:tmpl w:val="D03AEF5C"/>
    <w:lvl w:ilvl="0" w:tplc="04090003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1" w:tplc="641035FA">
      <w:start w:val="1"/>
      <w:numFmt w:val="bullet"/>
      <w:lvlText w:val=""/>
      <w:lvlJc w:val="left"/>
    </w:lvl>
    <w:lvl w:ilvl="2" w:tplc="21ECBE40">
      <w:start w:val="1"/>
      <w:numFmt w:val="bullet"/>
      <w:lvlText w:val=""/>
      <w:lvlJc w:val="left"/>
    </w:lvl>
    <w:lvl w:ilvl="3" w:tplc="3C2CCD68">
      <w:start w:val="1"/>
      <w:numFmt w:val="bullet"/>
      <w:lvlText w:val=""/>
      <w:lvlJc w:val="left"/>
    </w:lvl>
    <w:lvl w:ilvl="4" w:tplc="BA305C2C">
      <w:start w:val="1"/>
      <w:numFmt w:val="bullet"/>
      <w:lvlText w:val=""/>
      <w:lvlJc w:val="left"/>
    </w:lvl>
    <w:lvl w:ilvl="5" w:tplc="8C809C1E">
      <w:start w:val="1"/>
      <w:numFmt w:val="bullet"/>
      <w:lvlText w:val=""/>
      <w:lvlJc w:val="left"/>
    </w:lvl>
    <w:lvl w:ilvl="6" w:tplc="C3285618">
      <w:start w:val="1"/>
      <w:numFmt w:val="bullet"/>
      <w:lvlText w:val=""/>
      <w:lvlJc w:val="left"/>
    </w:lvl>
    <w:lvl w:ilvl="7" w:tplc="35AECC14">
      <w:start w:val="1"/>
      <w:numFmt w:val="bullet"/>
      <w:lvlText w:val=""/>
      <w:lvlJc w:val="left"/>
    </w:lvl>
    <w:lvl w:ilvl="8" w:tplc="988CB274">
      <w:start w:val="1"/>
      <w:numFmt w:val="bullet"/>
      <w:lvlText w:val=""/>
      <w:lvlJc w:val="left"/>
    </w:lvl>
  </w:abstractNum>
  <w:abstractNum w:abstractNumId="45" w15:restartNumberingAfterBreak="0">
    <w:nsid w:val="49126E25"/>
    <w:multiLevelType w:val="hybridMultilevel"/>
    <w:tmpl w:val="84B235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491C7377"/>
    <w:multiLevelType w:val="hybridMultilevel"/>
    <w:tmpl w:val="ECEE26A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A5B507A"/>
    <w:multiLevelType w:val="hybridMultilevel"/>
    <w:tmpl w:val="5860B03E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4AF854E9"/>
    <w:multiLevelType w:val="hybridMultilevel"/>
    <w:tmpl w:val="6452063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4C2E4AA8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0" w15:restartNumberingAfterBreak="0">
    <w:nsid w:val="4FD1418B"/>
    <w:multiLevelType w:val="hybridMultilevel"/>
    <w:tmpl w:val="5E4CFF40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9A6A7D2C">
      <w:numFmt w:val="bullet"/>
      <w:lvlText w:val="•"/>
      <w:lvlJc w:val="left"/>
      <w:pPr>
        <w:ind w:left="1800" w:hanging="360"/>
      </w:pPr>
      <w:rPr>
        <w:rFonts w:ascii="Calibri" w:eastAsia="Times New Roman" w:hAnsi="Calibri" w:cs="Calibri" w:hint="default"/>
      </w:r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51846DE7"/>
    <w:multiLevelType w:val="multilevel"/>
    <w:tmpl w:val="AA84FC5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555555"/>
        <w:sz w:val="21"/>
        <w:szCs w:val="21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color w:val="000000" w:themeColor="text1"/>
        <w:sz w:val="21"/>
        <w:szCs w:val="21"/>
        <w:u w:val="none"/>
      </w:rPr>
    </w:lvl>
    <w:lvl w:ilvl="2">
      <w:start w:val="1"/>
      <w:numFmt w:val="upperRoman"/>
      <w:lvlText w:val="%3."/>
      <w:lvlJc w:val="left"/>
      <w:pPr>
        <w:ind w:left="2160" w:hanging="360"/>
      </w:pPr>
      <w:rPr>
        <w:rFonts w:ascii="Arial" w:eastAsia="Arial" w:hAnsi="Arial" w:cs="Arial"/>
        <w:color w:val="000000" w:themeColor="text1"/>
        <w:sz w:val="21"/>
        <w:szCs w:val="21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51DE6F86"/>
    <w:multiLevelType w:val="hybridMultilevel"/>
    <w:tmpl w:val="610C7D2A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3570751A">
      <w:start w:val="1"/>
      <w:numFmt w:val="bullet"/>
      <w:lvlText w:val=""/>
      <w:lvlJc w:val="left"/>
    </w:lvl>
    <w:lvl w:ilvl="2" w:tplc="CAE2F31E">
      <w:start w:val="1"/>
      <w:numFmt w:val="bullet"/>
      <w:lvlText w:val=""/>
      <w:lvlJc w:val="left"/>
    </w:lvl>
    <w:lvl w:ilvl="3" w:tplc="860E28C6">
      <w:start w:val="1"/>
      <w:numFmt w:val="bullet"/>
      <w:lvlText w:val=""/>
      <w:lvlJc w:val="left"/>
    </w:lvl>
    <w:lvl w:ilvl="4" w:tplc="78F61AA2">
      <w:start w:val="1"/>
      <w:numFmt w:val="bullet"/>
      <w:lvlText w:val=""/>
      <w:lvlJc w:val="left"/>
    </w:lvl>
    <w:lvl w:ilvl="5" w:tplc="30F0ABF2">
      <w:start w:val="1"/>
      <w:numFmt w:val="bullet"/>
      <w:lvlText w:val=""/>
      <w:lvlJc w:val="left"/>
    </w:lvl>
    <w:lvl w:ilvl="6" w:tplc="048CB658">
      <w:start w:val="1"/>
      <w:numFmt w:val="bullet"/>
      <w:lvlText w:val=""/>
      <w:lvlJc w:val="left"/>
    </w:lvl>
    <w:lvl w:ilvl="7" w:tplc="E3BEB5A8">
      <w:start w:val="1"/>
      <w:numFmt w:val="bullet"/>
      <w:lvlText w:val=""/>
      <w:lvlJc w:val="left"/>
    </w:lvl>
    <w:lvl w:ilvl="8" w:tplc="88A4A418">
      <w:start w:val="1"/>
      <w:numFmt w:val="bullet"/>
      <w:lvlText w:val=""/>
      <w:lvlJc w:val="left"/>
    </w:lvl>
  </w:abstractNum>
  <w:abstractNum w:abstractNumId="53" w15:restartNumberingAfterBreak="0">
    <w:nsid w:val="53BF13F0"/>
    <w:multiLevelType w:val="hybridMultilevel"/>
    <w:tmpl w:val="1830410E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 w15:restartNumberingAfterBreak="0">
    <w:nsid w:val="53F35556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5" w15:restartNumberingAfterBreak="0">
    <w:nsid w:val="54BC6D91"/>
    <w:multiLevelType w:val="hybridMultilevel"/>
    <w:tmpl w:val="28F6DA64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6" w15:restartNumberingAfterBreak="0">
    <w:nsid w:val="55B55312"/>
    <w:multiLevelType w:val="hybridMultilevel"/>
    <w:tmpl w:val="33C0D3AC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 w15:restartNumberingAfterBreak="0">
    <w:nsid w:val="55F90B62"/>
    <w:multiLevelType w:val="hybridMultilevel"/>
    <w:tmpl w:val="D1CE5544"/>
    <w:lvl w:ilvl="0" w:tplc="EA5C550E">
      <w:start w:val="1"/>
      <w:numFmt w:val="lowerRoman"/>
      <w:lvlText w:val="%1."/>
      <w:lvlJc w:val="right"/>
      <w:pPr>
        <w:ind w:left="2160" w:hanging="18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5FA22E2"/>
    <w:multiLevelType w:val="hybridMultilevel"/>
    <w:tmpl w:val="0128C07A"/>
    <w:lvl w:ilvl="0" w:tplc="4009000B">
      <w:start w:val="1"/>
      <w:numFmt w:val="bullet"/>
      <w:lvlText w:val=""/>
      <w:lvlJc w:val="left"/>
      <w:pPr>
        <w:ind w:left="183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96" w:hanging="360"/>
      </w:pPr>
      <w:rPr>
        <w:rFonts w:ascii="Wingdings" w:hAnsi="Wingdings" w:hint="default"/>
      </w:rPr>
    </w:lvl>
  </w:abstractNum>
  <w:abstractNum w:abstractNumId="59" w15:restartNumberingAfterBreak="0">
    <w:nsid w:val="578146A2"/>
    <w:multiLevelType w:val="hybridMultilevel"/>
    <w:tmpl w:val="C6C05E9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0" w15:restartNumberingAfterBreak="0">
    <w:nsid w:val="579D6ACE"/>
    <w:multiLevelType w:val="hybridMultilevel"/>
    <w:tmpl w:val="52DC1F80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F4924256">
      <w:start w:val="1"/>
      <w:numFmt w:val="bullet"/>
      <w:lvlText w:val="+"/>
      <w:lvlJc w:val="left"/>
    </w:lvl>
    <w:lvl w:ilvl="2" w:tplc="50926190">
      <w:start w:val="1"/>
      <w:numFmt w:val="bullet"/>
      <w:lvlText w:val=""/>
      <w:lvlJc w:val="left"/>
    </w:lvl>
    <w:lvl w:ilvl="3" w:tplc="3B105DFE">
      <w:start w:val="1"/>
      <w:numFmt w:val="bullet"/>
      <w:lvlText w:val=""/>
      <w:lvlJc w:val="left"/>
    </w:lvl>
    <w:lvl w:ilvl="4" w:tplc="5766711A">
      <w:start w:val="1"/>
      <w:numFmt w:val="bullet"/>
      <w:lvlText w:val=""/>
      <w:lvlJc w:val="left"/>
    </w:lvl>
    <w:lvl w:ilvl="5" w:tplc="85128A8A">
      <w:start w:val="1"/>
      <w:numFmt w:val="bullet"/>
      <w:lvlText w:val=""/>
      <w:lvlJc w:val="left"/>
    </w:lvl>
    <w:lvl w:ilvl="6" w:tplc="591E5240">
      <w:start w:val="1"/>
      <w:numFmt w:val="bullet"/>
      <w:lvlText w:val=""/>
      <w:lvlJc w:val="left"/>
    </w:lvl>
    <w:lvl w:ilvl="7" w:tplc="DCA2E96A">
      <w:start w:val="1"/>
      <w:numFmt w:val="bullet"/>
      <w:lvlText w:val=""/>
      <w:lvlJc w:val="left"/>
    </w:lvl>
    <w:lvl w:ilvl="8" w:tplc="24E8648A">
      <w:start w:val="1"/>
      <w:numFmt w:val="bullet"/>
      <w:lvlText w:val=""/>
      <w:lvlJc w:val="left"/>
    </w:lvl>
  </w:abstractNum>
  <w:abstractNum w:abstractNumId="61" w15:restartNumberingAfterBreak="0">
    <w:nsid w:val="580C1869"/>
    <w:multiLevelType w:val="hybridMultilevel"/>
    <w:tmpl w:val="66B6B9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84F10F6"/>
    <w:multiLevelType w:val="hybridMultilevel"/>
    <w:tmpl w:val="DE10B1E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3" w15:restartNumberingAfterBreak="0">
    <w:nsid w:val="5BE22563"/>
    <w:multiLevelType w:val="hybridMultilevel"/>
    <w:tmpl w:val="FD6482E2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4" w15:restartNumberingAfterBreak="0">
    <w:nsid w:val="5D1F291A"/>
    <w:multiLevelType w:val="hybridMultilevel"/>
    <w:tmpl w:val="169A6F54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5" w15:restartNumberingAfterBreak="0">
    <w:nsid w:val="5E121507"/>
    <w:multiLevelType w:val="hybridMultilevel"/>
    <w:tmpl w:val="6874CA6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6" w15:restartNumberingAfterBreak="0">
    <w:nsid w:val="5F226DD5"/>
    <w:multiLevelType w:val="hybridMultilevel"/>
    <w:tmpl w:val="23DAC0D8"/>
    <w:lvl w:ilvl="0" w:tplc="04090003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1" w:tplc="3570751A">
      <w:start w:val="1"/>
      <w:numFmt w:val="bullet"/>
      <w:lvlText w:val=""/>
      <w:lvlJc w:val="left"/>
    </w:lvl>
    <w:lvl w:ilvl="2" w:tplc="CAE2F31E">
      <w:start w:val="1"/>
      <w:numFmt w:val="bullet"/>
      <w:lvlText w:val=""/>
      <w:lvlJc w:val="left"/>
    </w:lvl>
    <w:lvl w:ilvl="3" w:tplc="860E28C6">
      <w:start w:val="1"/>
      <w:numFmt w:val="bullet"/>
      <w:lvlText w:val=""/>
      <w:lvlJc w:val="left"/>
    </w:lvl>
    <w:lvl w:ilvl="4" w:tplc="78F61AA2">
      <w:start w:val="1"/>
      <w:numFmt w:val="bullet"/>
      <w:lvlText w:val=""/>
      <w:lvlJc w:val="left"/>
    </w:lvl>
    <w:lvl w:ilvl="5" w:tplc="30F0ABF2">
      <w:start w:val="1"/>
      <w:numFmt w:val="bullet"/>
      <w:lvlText w:val=""/>
      <w:lvlJc w:val="left"/>
    </w:lvl>
    <w:lvl w:ilvl="6" w:tplc="048CB658">
      <w:start w:val="1"/>
      <w:numFmt w:val="bullet"/>
      <w:lvlText w:val=""/>
      <w:lvlJc w:val="left"/>
    </w:lvl>
    <w:lvl w:ilvl="7" w:tplc="E3BEB5A8">
      <w:start w:val="1"/>
      <w:numFmt w:val="bullet"/>
      <w:lvlText w:val=""/>
      <w:lvlJc w:val="left"/>
    </w:lvl>
    <w:lvl w:ilvl="8" w:tplc="88A4A418">
      <w:start w:val="1"/>
      <w:numFmt w:val="bullet"/>
      <w:lvlText w:val=""/>
      <w:lvlJc w:val="left"/>
    </w:lvl>
  </w:abstractNum>
  <w:abstractNum w:abstractNumId="67" w15:restartNumberingAfterBreak="0">
    <w:nsid w:val="5FA33976"/>
    <w:multiLevelType w:val="hybridMultilevel"/>
    <w:tmpl w:val="5EC406BA"/>
    <w:lvl w:ilvl="0" w:tplc="40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8" w15:restartNumberingAfterBreak="0">
    <w:nsid w:val="5FFB5D9D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9" w15:restartNumberingAfterBreak="0">
    <w:nsid w:val="615D0A19"/>
    <w:multiLevelType w:val="hybridMultilevel"/>
    <w:tmpl w:val="5C3621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2A36184"/>
    <w:multiLevelType w:val="hybridMultilevel"/>
    <w:tmpl w:val="A38CC2AC"/>
    <w:lvl w:ilvl="0" w:tplc="0409001B">
      <w:start w:val="1"/>
      <w:numFmt w:val="lowerRoman"/>
      <w:lvlText w:val="%1."/>
      <w:lvlJc w:val="right"/>
      <w:pPr>
        <w:ind w:left="2160" w:hanging="18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5D72861"/>
    <w:multiLevelType w:val="hybridMultilevel"/>
    <w:tmpl w:val="959AAB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2" w15:restartNumberingAfterBreak="0">
    <w:nsid w:val="66B03C7A"/>
    <w:multiLevelType w:val="hybridMultilevel"/>
    <w:tmpl w:val="C3FAFFE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7BE2437"/>
    <w:multiLevelType w:val="hybridMultilevel"/>
    <w:tmpl w:val="259E73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87D61D2"/>
    <w:multiLevelType w:val="hybridMultilevel"/>
    <w:tmpl w:val="8FD08E7C"/>
    <w:lvl w:ilvl="0" w:tplc="0409001B">
      <w:start w:val="1"/>
      <w:numFmt w:val="lowerRoman"/>
      <w:lvlText w:val="%1."/>
      <w:lvlJc w:val="righ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5" w15:restartNumberingAfterBreak="0">
    <w:nsid w:val="68B82212"/>
    <w:multiLevelType w:val="hybridMultilevel"/>
    <w:tmpl w:val="D1CE5544"/>
    <w:lvl w:ilvl="0" w:tplc="EA5C550E">
      <w:start w:val="1"/>
      <w:numFmt w:val="lowerRoman"/>
      <w:lvlText w:val="%1."/>
      <w:lvlJc w:val="right"/>
      <w:pPr>
        <w:ind w:left="2160" w:hanging="18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6B2E1909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7" w15:restartNumberingAfterBreak="0">
    <w:nsid w:val="6BB26201"/>
    <w:multiLevelType w:val="hybridMultilevel"/>
    <w:tmpl w:val="F23A36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C77501E"/>
    <w:multiLevelType w:val="hybridMultilevel"/>
    <w:tmpl w:val="CDEC69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9" w15:restartNumberingAfterBreak="0">
    <w:nsid w:val="6D3F4DDF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0" w15:restartNumberingAfterBreak="0">
    <w:nsid w:val="6DB62548"/>
    <w:multiLevelType w:val="hybridMultilevel"/>
    <w:tmpl w:val="FCE8D27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1" w15:restartNumberingAfterBreak="0">
    <w:nsid w:val="6DE943BE"/>
    <w:multiLevelType w:val="hybridMultilevel"/>
    <w:tmpl w:val="1298D7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2" w15:restartNumberingAfterBreak="0">
    <w:nsid w:val="70AA052C"/>
    <w:multiLevelType w:val="hybridMultilevel"/>
    <w:tmpl w:val="2E086E5A"/>
    <w:lvl w:ilvl="0" w:tplc="4009000B">
      <w:start w:val="1"/>
      <w:numFmt w:val="bullet"/>
      <w:lvlText w:val=""/>
      <w:lvlJc w:val="left"/>
      <w:pPr>
        <w:ind w:left="17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4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</w:abstractNum>
  <w:abstractNum w:abstractNumId="83" w15:restartNumberingAfterBreak="0">
    <w:nsid w:val="726130F8"/>
    <w:multiLevelType w:val="hybridMultilevel"/>
    <w:tmpl w:val="C6C05E90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4" w15:restartNumberingAfterBreak="0">
    <w:nsid w:val="73426F81"/>
    <w:multiLevelType w:val="hybridMultilevel"/>
    <w:tmpl w:val="1108E2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7345730A"/>
    <w:multiLevelType w:val="hybridMultilevel"/>
    <w:tmpl w:val="1F125AF8"/>
    <w:lvl w:ilvl="0" w:tplc="40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6" w15:restartNumberingAfterBreak="0">
    <w:nsid w:val="740C48A0"/>
    <w:multiLevelType w:val="hybridMultilevel"/>
    <w:tmpl w:val="DC381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0090013">
      <w:start w:val="1"/>
      <w:numFmt w:val="upp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7465292F"/>
    <w:multiLevelType w:val="hybridMultilevel"/>
    <w:tmpl w:val="5DFAD9F6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1A849E9C">
      <w:start w:val="1"/>
      <w:numFmt w:val="bullet"/>
      <w:lvlText w:val="+"/>
      <w:lvlJc w:val="left"/>
    </w:lvl>
    <w:lvl w:ilvl="2" w:tplc="3B741A2C">
      <w:start w:val="1"/>
      <w:numFmt w:val="bullet"/>
      <w:lvlText w:val=""/>
      <w:lvlJc w:val="left"/>
    </w:lvl>
    <w:lvl w:ilvl="3" w:tplc="5EE4C6D8">
      <w:start w:val="1"/>
      <w:numFmt w:val="bullet"/>
      <w:lvlText w:val=""/>
      <w:lvlJc w:val="left"/>
    </w:lvl>
    <w:lvl w:ilvl="4" w:tplc="DEAA9CB2">
      <w:start w:val="1"/>
      <w:numFmt w:val="bullet"/>
      <w:lvlText w:val=""/>
      <w:lvlJc w:val="left"/>
    </w:lvl>
    <w:lvl w:ilvl="5" w:tplc="F7366204">
      <w:start w:val="1"/>
      <w:numFmt w:val="bullet"/>
      <w:lvlText w:val=""/>
      <w:lvlJc w:val="left"/>
    </w:lvl>
    <w:lvl w:ilvl="6" w:tplc="A4D4CAD6">
      <w:start w:val="1"/>
      <w:numFmt w:val="bullet"/>
      <w:lvlText w:val=""/>
      <w:lvlJc w:val="left"/>
    </w:lvl>
    <w:lvl w:ilvl="7" w:tplc="27E25D74">
      <w:start w:val="1"/>
      <w:numFmt w:val="bullet"/>
      <w:lvlText w:val=""/>
      <w:lvlJc w:val="left"/>
    </w:lvl>
    <w:lvl w:ilvl="8" w:tplc="96EEBCA0">
      <w:start w:val="1"/>
      <w:numFmt w:val="bullet"/>
      <w:lvlText w:val=""/>
      <w:lvlJc w:val="left"/>
    </w:lvl>
  </w:abstractNum>
  <w:abstractNum w:abstractNumId="88" w15:restartNumberingAfterBreak="0">
    <w:nsid w:val="7495510C"/>
    <w:multiLevelType w:val="hybridMultilevel"/>
    <w:tmpl w:val="1A6A9D52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DC52F6E4">
      <w:start w:val="1"/>
      <w:numFmt w:val="bullet"/>
      <w:lvlText w:val=""/>
      <w:lvlJc w:val="left"/>
    </w:lvl>
    <w:lvl w:ilvl="2" w:tplc="3FF87714">
      <w:start w:val="1"/>
      <w:numFmt w:val="bullet"/>
      <w:lvlText w:val=""/>
      <w:lvlJc w:val="left"/>
    </w:lvl>
    <w:lvl w:ilvl="3" w:tplc="CAFCE116">
      <w:start w:val="1"/>
      <w:numFmt w:val="bullet"/>
      <w:lvlText w:val=""/>
      <w:lvlJc w:val="left"/>
    </w:lvl>
    <w:lvl w:ilvl="4" w:tplc="8564E5BA">
      <w:start w:val="1"/>
      <w:numFmt w:val="bullet"/>
      <w:lvlText w:val=""/>
      <w:lvlJc w:val="left"/>
    </w:lvl>
    <w:lvl w:ilvl="5" w:tplc="CE82DA7C">
      <w:start w:val="1"/>
      <w:numFmt w:val="bullet"/>
      <w:lvlText w:val=""/>
      <w:lvlJc w:val="left"/>
    </w:lvl>
    <w:lvl w:ilvl="6" w:tplc="6F3CD79E">
      <w:start w:val="1"/>
      <w:numFmt w:val="bullet"/>
      <w:lvlText w:val=""/>
      <w:lvlJc w:val="left"/>
    </w:lvl>
    <w:lvl w:ilvl="7" w:tplc="5B8EB5CC">
      <w:start w:val="1"/>
      <w:numFmt w:val="bullet"/>
      <w:lvlText w:val=""/>
      <w:lvlJc w:val="left"/>
    </w:lvl>
    <w:lvl w:ilvl="8" w:tplc="D4A678A4">
      <w:start w:val="1"/>
      <w:numFmt w:val="bullet"/>
      <w:lvlText w:val=""/>
      <w:lvlJc w:val="left"/>
    </w:lvl>
  </w:abstractNum>
  <w:abstractNum w:abstractNumId="89" w15:restartNumberingAfterBreak="0">
    <w:nsid w:val="74DA328A"/>
    <w:multiLevelType w:val="hybridMultilevel"/>
    <w:tmpl w:val="1986706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0" w15:restartNumberingAfterBreak="0">
    <w:nsid w:val="766D0462"/>
    <w:multiLevelType w:val="hybridMultilevel"/>
    <w:tmpl w:val="93466496"/>
    <w:lvl w:ilvl="0" w:tplc="3A44B804">
      <w:start w:val="1"/>
      <w:numFmt w:val="upperRoman"/>
      <w:pStyle w:val="Heading1"/>
      <w:lvlText w:val="%1."/>
      <w:lvlJc w:val="righ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1" w15:restartNumberingAfterBreak="0">
    <w:nsid w:val="76C94643"/>
    <w:multiLevelType w:val="hybridMultilevel"/>
    <w:tmpl w:val="845E6F4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2" w15:restartNumberingAfterBreak="0">
    <w:nsid w:val="78CE4875"/>
    <w:multiLevelType w:val="hybridMultilevel"/>
    <w:tmpl w:val="087CEF32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7AD91D10"/>
    <w:multiLevelType w:val="hybridMultilevel"/>
    <w:tmpl w:val="244CCDEE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9A6A7D2C">
      <w:numFmt w:val="bullet"/>
      <w:lvlText w:val="•"/>
      <w:lvlJc w:val="left"/>
      <w:pPr>
        <w:ind w:left="2880" w:hanging="360"/>
      </w:pPr>
      <w:rPr>
        <w:rFonts w:ascii="Calibri" w:eastAsia="Times New Roman" w:hAnsi="Calibri" w:cs="Calibri" w:hint="default"/>
      </w:r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4" w15:restartNumberingAfterBreak="0">
    <w:nsid w:val="7D6565A2"/>
    <w:multiLevelType w:val="hybridMultilevel"/>
    <w:tmpl w:val="62165868"/>
    <w:lvl w:ilvl="0" w:tplc="04090003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1" w:tplc="DC52F6E4">
      <w:start w:val="1"/>
      <w:numFmt w:val="bullet"/>
      <w:lvlText w:val=""/>
      <w:lvlJc w:val="left"/>
    </w:lvl>
    <w:lvl w:ilvl="2" w:tplc="3FF87714">
      <w:start w:val="1"/>
      <w:numFmt w:val="bullet"/>
      <w:lvlText w:val=""/>
      <w:lvlJc w:val="left"/>
    </w:lvl>
    <w:lvl w:ilvl="3" w:tplc="CAFCE116">
      <w:start w:val="1"/>
      <w:numFmt w:val="bullet"/>
      <w:lvlText w:val=""/>
      <w:lvlJc w:val="left"/>
    </w:lvl>
    <w:lvl w:ilvl="4" w:tplc="8564E5BA">
      <w:start w:val="1"/>
      <w:numFmt w:val="bullet"/>
      <w:lvlText w:val=""/>
      <w:lvlJc w:val="left"/>
    </w:lvl>
    <w:lvl w:ilvl="5" w:tplc="CE82DA7C">
      <w:start w:val="1"/>
      <w:numFmt w:val="bullet"/>
      <w:lvlText w:val=""/>
      <w:lvlJc w:val="left"/>
    </w:lvl>
    <w:lvl w:ilvl="6" w:tplc="6F3CD79E">
      <w:start w:val="1"/>
      <w:numFmt w:val="bullet"/>
      <w:lvlText w:val=""/>
      <w:lvlJc w:val="left"/>
    </w:lvl>
    <w:lvl w:ilvl="7" w:tplc="5B8EB5CC">
      <w:start w:val="1"/>
      <w:numFmt w:val="bullet"/>
      <w:lvlText w:val=""/>
      <w:lvlJc w:val="left"/>
    </w:lvl>
    <w:lvl w:ilvl="8" w:tplc="D4A678A4">
      <w:start w:val="1"/>
      <w:numFmt w:val="bullet"/>
      <w:lvlText w:val=""/>
      <w:lvlJc w:val="left"/>
    </w:lvl>
  </w:abstractNum>
  <w:abstractNum w:abstractNumId="95" w15:restartNumberingAfterBreak="0">
    <w:nsid w:val="7F094BC6"/>
    <w:multiLevelType w:val="hybridMultilevel"/>
    <w:tmpl w:val="6F4AC38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6" w15:restartNumberingAfterBreak="0">
    <w:nsid w:val="7F0D5F21"/>
    <w:multiLevelType w:val="hybridMultilevel"/>
    <w:tmpl w:val="6D607DC2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3"/>
  </w:num>
  <w:num w:numId="3">
    <w:abstractNumId w:val="37"/>
  </w:num>
  <w:num w:numId="4">
    <w:abstractNumId w:val="87"/>
  </w:num>
  <w:num w:numId="5">
    <w:abstractNumId w:val="30"/>
  </w:num>
  <w:num w:numId="6">
    <w:abstractNumId w:val="60"/>
  </w:num>
  <w:num w:numId="7">
    <w:abstractNumId w:val="95"/>
  </w:num>
  <w:num w:numId="8">
    <w:abstractNumId w:val="41"/>
  </w:num>
  <w:num w:numId="9">
    <w:abstractNumId w:val="48"/>
  </w:num>
  <w:num w:numId="10">
    <w:abstractNumId w:val="66"/>
  </w:num>
  <w:num w:numId="11">
    <w:abstractNumId w:val="71"/>
  </w:num>
  <w:num w:numId="12">
    <w:abstractNumId w:val="52"/>
  </w:num>
  <w:num w:numId="13">
    <w:abstractNumId w:val="25"/>
  </w:num>
  <w:num w:numId="14">
    <w:abstractNumId w:val="39"/>
  </w:num>
  <w:num w:numId="15">
    <w:abstractNumId w:val="0"/>
  </w:num>
  <w:num w:numId="16">
    <w:abstractNumId w:val="9"/>
  </w:num>
  <w:num w:numId="17">
    <w:abstractNumId w:val="31"/>
  </w:num>
  <w:num w:numId="18">
    <w:abstractNumId w:val="42"/>
  </w:num>
  <w:num w:numId="19">
    <w:abstractNumId w:val="16"/>
  </w:num>
  <w:num w:numId="20">
    <w:abstractNumId w:val="26"/>
  </w:num>
  <w:num w:numId="21">
    <w:abstractNumId w:val="45"/>
  </w:num>
  <w:num w:numId="22">
    <w:abstractNumId w:val="40"/>
  </w:num>
  <w:num w:numId="23">
    <w:abstractNumId w:val="44"/>
  </w:num>
  <w:num w:numId="24">
    <w:abstractNumId w:val="46"/>
  </w:num>
  <w:num w:numId="25">
    <w:abstractNumId w:val="29"/>
  </w:num>
  <w:num w:numId="26">
    <w:abstractNumId w:val="78"/>
  </w:num>
  <w:num w:numId="27">
    <w:abstractNumId w:val="21"/>
  </w:num>
  <w:num w:numId="28">
    <w:abstractNumId w:val="94"/>
  </w:num>
  <w:num w:numId="29">
    <w:abstractNumId w:val="81"/>
  </w:num>
  <w:num w:numId="30">
    <w:abstractNumId w:val="35"/>
  </w:num>
  <w:num w:numId="31">
    <w:abstractNumId w:val="55"/>
  </w:num>
  <w:num w:numId="32">
    <w:abstractNumId w:val="13"/>
  </w:num>
  <w:num w:numId="33">
    <w:abstractNumId w:val="88"/>
  </w:num>
  <w:num w:numId="34">
    <w:abstractNumId w:val="6"/>
  </w:num>
  <w:num w:numId="35">
    <w:abstractNumId w:val="23"/>
  </w:num>
  <w:num w:numId="36">
    <w:abstractNumId w:val="19"/>
  </w:num>
  <w:num w:numId="37">
    <w:abstractNumId w:val="63"/>
  </w:num>
  <w:num w:numId="38">
    <w:abstractNumId w:val="51"/>
  </w:num>
  <w:num w:numId="39">
    <w:abstractNumId w:val="47"/>
  </w:num>
  <w:num w:numId="40">
    <w:abstractNumId w:val="53"/>
  </w:num>
  <w:num w:numId="41">
    <w:abstractNumId w:val="3"/>
  </w:num>
  <w:num w:numId="42">
    <w:abstractNumId w:val="56"/>
  </w:num>
  <w:num w:numId="43">
    <w:abstractNumId w:val="18"/>
  </w:num>
  <w:num w:numId="44">
    <w:abstractNumId w:val="86"/>
  </w:num>
  <w:num w:numId="45">
    <w:abstractNumId w:val="89"/>
  </w:num>
  <w:num w:numId="46">
    <w:abstractNumId w:val="2"/>
  </w:num>
  <w:num w:numId="47">
    <w:abstractNumId w:val="12"/>
  </w:num>
  <w:num w:numId="48">
    <w:abstractNumId w:val="49"/>
  </w:num>
  <w:num w:numId="49">
    <w:abstractNumId w:val="54"/>
  </w:num>
  <w:num w:numId="50">
    <w:abstractNumId w:val="32"/>
  </w:num>
  <w:num w:numId="51">
    <w:abstractNumId w:val="76"/>
  </w:num>
  <w:num w:numId="52">
    <w:abstractNumId w:val="68"/>
  </w:num>
  <w:num w:numId="53">
    <w:abstractNumId w:val="79"/>
  </w:num>
  <w:num w:numId="54">
    <w:abstractNumId w:val="10"/>
  </w:num>
  <w:num w:numId="55">
    <w:abstractNumId w:val="17"/>
  </w:num>
  <w:num w:numId="56">
    <w:abstractNumId w:val="11"/>
  </w:num>
  <w:num w:numId="57">
    <w:abstractNumId w:val="64"/>
  </w:num>
  <w:num w:numId="58">
    <w:abstractNumId w:val="24"/>
  </w:num>
  <w:num w:numId="59">
    <w:abstractNumId w:val="20"/>
  </w:num>
  <w:num w:numId="60">
    <w:abstractNumId w:val="7"/>
  </w:num>
  <w:num w:numId="61">
    <w:abstractNumId w:val="96"/>
  </w:num>
  <w:num w:numId="62">
    <w:abstractNumId w:val="36"/>
  </w:num>
  <w:num w:numId="63">
    <w:abstractNumId w:val="62"/>
  </w:num>
  <w:num w:numId="64">
    <w:abstractNumId w:val="72"/>
  </w:num>
  <w:num w:numId="65">
    <w:abstractNumId w:val="77"/>
  </w:num>
  <w:num w:numId="66">
    <w:abstractNumId w:val="70"/>
  </w:num>
  <w:num w:numId="67">
    <w:abstractNumId w:val="84"/>
  </w:num>
  <w:num w:numId="68">
    <w:abstractNumId w:val="4"/>
  </w:num>
  <w:num w:numId="69">
    <w:abstractNumId w:val="74"/>
  </w:num>
  <w:num w:numId="70">
    <w:abstractNumId w:val="33"/>
  </w:num>
  <w:num w:numId="71">
    <w:abstractNumId w:val="93"/>
  </w:num>
  <w:num w:numId="72">
    <w:abstractNumId w:val="50"/>
  </w:num>
  <w:num w:numId="73">
    <w:abstractNumId w:val="80"/>
  </w:num>
  <w:num w:numId="74">
    <w:abstractNumId w:val="34"/>
  </w:num>
  <w:num w:numId="75">
    <w:abstractNumId w:val="83"/>
  </w:num>
  <w:num w:numId="76">
    <w:abstractNumId w:val="85"/>
  </w:num>
  <w:num w:numId="77">
    <w:abstractNumId w:val="59"/>
  </w:num>
  <w:num w:numId="78">
    <w:abstractNumId w:val="28"/>
  </w:num>
  <w:num w:numId="79">
    <w:abstractNumId w:val="69"/>
  </w:num>
  <w:num w:numId="80">
    <w:abstractNumId w:val="38"/>
  </w:num>
  <w:num w:numId="81">
    <w:abstractNumId w:val="61"/>
  </w:num>
  <w:num w:numId="82">
    <w:abstractNumId w:val="91"/>
  </w:num>
  <w:num w:numId="83">
    <w:abstractNumId w:val="15"/>
  </w:num>
  <w:num w:numId="84">
    <w:abstractNumId w:val="1"/>
  </w:num>
  <w:num w:numId="85">
    <w:abstractNumId w:val="73"/>
  </w:num>
  <w:num w:numId="86">
    <w:abstractNumId w:val="67"/>
  </w:num>
  <w:num w:numId="87">
    <w:abstractNumId w:val="92"/>
  </w:num>
  <w:num w:numId="88">
    <w:abstractNumId w:val="57"/>
  </w:num>
  <w:num w:numId="89">
    <w:abstractNumId w:val="75"/>
  </w:num>
  <w:num w:numId="90">
    <w:abstractNumId w:val="90"/>
  </w:num>
  <w:num w:numId="91">
    <w:abstractNumId w:val="22"/>
  </w:num>
  <w:num w:numId="92">
    <w:abstractNumId w:val="14"/>
  </w:num>
  <w:num w:numId="93">
    <w:abstractNumId w:val="90"/>
    <w:lvlOverride w:ilvl="0">
      <w:startOverride w:val="1"/>
    </w:lvlOverride>
  </w:num>
  <w:num w:numId="94">
    <w:abstractNumId w:val="14"/>
  </w:num>
  <w:num w:numId="95">
    <w:abstractNumId w:val="90"/>
    <w:lvlOverride w:ilvl="0">
      <w:startOverride w:val="1"/>
    </w:lvlOverride>
  </w:num>
  <w:num w:numId="96">
    <w:abstractNumId w:val="90"/>
    <w:lvlOverride w:ilvl="0">
      <w:startOverride w:val="1"/>
    </w:lvlOverride>
  </w:num>
  <w:num w:numId="97">
    <w:abstractNumId w:val="14"/>
    <w:lvlOverride w:ilvl="0">
      <w:startOverride w:val="1"/>
    </w:lvlOverride>
  </w:num>
  <w:num w:numId="98">
    <w:abstractNumId w:val="14"/>
    <w:lvlOverride w:ilvl="0">
      <w:startOverride w:val="1"/>
    </w:lvlOverride>
  </w:num>
  <w:num w:numId="99">
    <w:abstractNumId w:val="90"/>
    <w:lvlOverride w:ilvl="0">
      <w:startOverride w:val="1"/>
    </w:lvlOverride>
  </w:num>
  <w:num w:numId="100">
    <w:abstractNumId w:val="14"/>
    <w:lvlOverride w:ilvl="0">
      <w:startOverride w:val="1"/>
    </w:lvlOverride>
  </w:num>
  <w:num w:numId="101">
    <w:abstractNumId w:val="90"/>
    <w:lvlOverride w:ilvl="0">
      <w:startOverride w:val="1"/>
    </w:lvlOverride>
  </w:num>
  <w:num w:numId="102">
    <w:abstractNumId w:val="90"/>
    <w:lvlOverride w:ilvl="0">
      <w:startOverride w:val="1"/>
    </w:lvlOverride>
  </w:num>
  <w:num w:numId="103">
    <w:abstractNumId w:val="58"/>
  </w:num>
  <w:num w:numId="104">
    <w:abstractNumId w:val="82"/>
  </w:num>
  <w:num w:numId="105">
    <w:abstractNumId w:val="90"/>
    <w:lvlOverride w:ilvl="0">
      <w:startOverride w:val="1"/>
    </w:lvlOverride>
  </w:num>
  <w:num w:numId="106">
    <w:abstractNumId w:val="14"/>
    <w:lvlOverride w:ilvl="0">
      <w:startOverride w:val="7"/>
    </w:lvlOverride>
  </w:num>
  <w:num w:numId="107">
    <w:abstractNumId w:val="14"/>
    <w:lvlOverride w:ilvl="0">
      <w:startOverride w:val="8"/>
    </w:lvlOverride>
  </w:num>
  <w:num w:numId="108">
    <w:abstractNumId w:val="90"/>
    <w:lvlOverride w:ilvl="0">
      <w:startOverride w:val="1"/>
    </w:lvlOverride>
  </w:num>
  <w:num w:numId="109">
    <w:abstractNumId w:val="65"/>
  </w:num>
  <w:num w:numId="110">
    <w:abstractNumId w:val="90"/>
    <w:lvlOverride w:ilvl="0">
      <w:startOverride w:val="1"/>
    </w:lvlOverride>
  </w:num>
  <w:num w:numId="111">
    <w:abstractNumId w:val="27"/>
  </w:num>
  <w:num w:numId="112">
    <w:abstractNumId w:val="90"/>
    <w:lvlOverride w:ilvl="0">
      <w:startOverride w:val="1"/>
    </w:lvlOverride>
  </w:num>
  <w:num w:numId="113">
    <w:abstractNumId w:val="8"/>
  </w:num>
  <w:numIdMacAtCleanup w:val="11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Jaishree Kantilal Tailor">
    <w15:presenceInfo w15:providerId="AD" w15:userId="S::Jaishree.Tailor@ltts.com::f08db16a-f349-4824-8227-93e6f63fbf4d"/>
  </w15:person>
  <w15:person w15:author="Priya">
    <w15:presenceInfo w15:providerId="AD" w15:userId="S::Priya.Kanojiya@ltts.com::483f3654-dccb-4bcb-b2ce-2c6351572ecf"/>
  </w15:person>
  <w15:person w15:author="Patrick Andrews">
    <w15:presenceInfo w15:providerId="None" w15:userId="Patrick Andrews"/>
  </w15:person>
  <w15:person w15:author="Priya Birjuprasad Kanojiya">
    <w15:presenceInfo w15:providerId="AD" w15:userId="S::Priya.Kanojiya@ltts.com::483f3654-dccb-4bcb-b2ce-2c6351572ec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gutterAtTop/>
  <w:proofState w:spelling="clean" w:grammar="clean"/>
  <w:attachedTemplate r:id="rId1"/>
  <w:trackRevisions/>
  <w:defaultTabStop w:val="720"/>
  <w:drawingGridHorizontalSpacing w:val="110"/>
  <w:displayHorizontalDrawingGridEvery w:val="2"/>
  <w:characterSpacingControl w:val="doNotCompress"/>
  <w:hdrShapeDefaults>
    <o:shapedefaults v:ext="edit" spidmax="4097" strokecolor="none [3200]">
      <v:stroke color="none [3200]" weight="2.5pt"/>
      <v:shadow color="#868686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13C"/>
    <w:rsid w:val="0000118A"/>
    <w:rsid w:val="0000453D"/>
    <w:rsid w:val="00004627"/>
    <w:rsid w:val="000053C0"/>
    <w:rsid w:val="000056B5"/>
    <w:rsid w:val="00005DC5"/>
    <w:rsid w:val="00006FDE"/>
    <w:rsid w:val="00012479"/>
    <w:rsid w:val="00012BFC"/>
    <w:rsid w:val="00012C91"/>
    <w:rsid w:val="00012F9C"/>
    <w:rsid w:val="000142FE"/>
    <w:rsid w:val="00014ABF"/>
    <w:rsid w:val="000150C2"/>
    <w:rsid w:val="00015EE5"/>
    <w:rsid w:val="0002032D"/>
    <w:rsid w:val="00020CBE"/>
    <w:rsid w:val="000215F2"/>
    <w:rsid w:val="00021C4A"/>
    <w:rsid w:val="00025183"/>
    <w:rsid w:val="00025521"/>
    <w:rsid w:val="00025E58"/>
    <w:rsid w:val="0002716D"/>
    <w:rsid w:val="00027451"/>
    <w:rsid w:val="00027722"/>
    <w:rsid w:val="00027C25"/>
    <w:rsid w:val="000324A3"/>
    <w:rsid w:val="00034681"/>
    <w:rsid w:val="000352B6"/>
    <w:rsid w:val="00035A9D"/>
    <w:rsid w:val="000369B8"/>
    <w:rsid w:val="00037D43"/>
    <w:rsid w:val="00037E7F"/>
    <w:rsid w:val="00040A59"/>
    <w:rsid w:val="0004255F"/>
    <w:rsid w:val="000434B8"/>
    <w:rsid w:val="000437CB"/>
    <w:rsid w:val="00043FD9"/>
    <w:rsid w:val="00044F0B"/>
    <w:rsid w:val="00045280"/>
    <w:rsid w:val="00046B90"/>
    <w:rsid w:val="00046FF4"/>
    <w:rsid w:val="00050928"/>
    <w:rsid w:val="00051E55"/>
    <w:rsid w:val="0005219C"/>
    <w:rsid w:val="000533D7"/>
    <w:rsid w:val="00053D0D"/>
    <w:rsid w:val="000551F2"/>
    <w:rsid w:val="0005544F"/>
    <w:rsid w:val="00056191"/>
    <w:rsid w:val="0006049D"/>
    <w:rsid w:val="00063244"/>
    <w:rsid w:val="000649BA"/>
    <w:rsid w:val="00064F75"/>
    <w:rsid w:val="00065DA8"/>
    <w:rsid w:val="0006602B"/>
    <w:rsid w:val="000700BD"/>
    <w:rsid w:val="000701FB"/>
    <w:rsid w:val="00072543"/>
    <w:rsid w:val="000748CF"/>
    <w:rsid w:val="00074FB1"/>
    <w:rsid w:val="00075020"/>
    <w:rsid w:val="00075258"/>
    <w:rsid w:val="00075E6A"/>
    <w:rsid w:val="00077AEC"/>
    <w:rsid w:val="00081A9B"/>
    <w:rsid w:val="00081B3C"/>
    <w:rsid w:val="0008243D"/>
    <w:rsid w:val="0009037E"/>
    <w:rsid w:val="00092BCB"/>
    <w:rsid w:val="00094B17"/>
    <w:rsid w:val="00094E8E"/>
    <w:rsid w:val="000952AB"/>
    <w:rsid w:val="00096B20"/>
    <w:rsid w:val="00097687"/>
    <w:rsid w:val="000A036F"/>
    <w:rsid w:val="000A098F"/>
    <w:rsid w:val="000A13EA"/>
    <w:rsid w:val="000A21CB"/>
    <w:rsid w:val="000A25F6"/>
    <w:rsid w:val="000A2694"/>
    <w:rsid w:val="000A2C73"/>
    <w:rsid w:val="000A2F66"/>
    <w:rsid w:val="000A3C01"/>
    <w:rsid w:val="000A4812"/>
    <w:rsid w:val="000A5DFE"/>
    <w:rsid w:val="000A70B7"/>
    <w:rsid w:val="000A7CE5"/>
    <w:rsid w:val="000B0664"/>
    <w:rsid w:val="000B0B22"/>
    <w:rsid w:val="000B3331"/>
    <w:rsid w:val="000B67F9"/>
    <w:rsid w:val="000B6830"/>
    <w:rsid w:val="000B7E84"/>
    <w:rsid w:val="000C5288"/>
    <w:rsid w:val="000C6D62"/>
    <w:rsid w:val="000D1695"/>
    <w:rsid w:val="000D21A8"/>
    <w:rsid w:val="000D2C89"/>
    <w:rsid w:val="000D2FDA"/>
    <w:rsid w:val="000D48BA"/>
    <w:rsid w:val="000E11F8"/>
    <w:rsid w:val="000E2419"/>
    <w:rsid w:val="000E54BD"/>
    <w:rsid w:val="000E5F1B"/>
    <w:rsid w:val="000E64CF"/>
    <w:rsid w:val="000E7CFC"/>
    <w:rsid w:val="000F02B2"/>
    <w:rsid w:val="000F45EF"/>
    <w:rsid w:val="000F5B7A"/>
    <w:rsid w:val="000F5BA0"/>
    <w:rsid w:val="000F5C02"/>
    <w:rsid w:val="000F6851"/>
    <w:rsid w:val="000F6B65"/>
    <w:rsid w:val="000F70D0"/>
    <w:rsid w:val="00104019"/>
    <w:rsid w:val="001058EE"/>
    <w:rsid w:val="00105BA7"/>
    <w:rsid w:val="0010685E"/>
    <w:rsid w:val="00107955"/>
    <w:rsid w:val="00111EC9"/>
    <w:rsid w:val="001129AE"/>
    <w:rsid w:val="00112A60"/>
    <w:rsid w:val="00116510"/>
    <w:rsid w:val="00120775"/>
    <w:rsid w:val="0012105D"/>
    <w:rsid w:val="0012167E"/>
    <w:rsid w:val="00122297"/>
    <w:rsid w:val="00122C9C"/>
    <w:rsid w:val="00122EE8"/>
    <w:rsid w:val="00123195"/>
    <w:rsid w:val="001248EB"/>
    <w:rsid w:val="00125753"/>
    <w:rsid w:val="00127B90"/>
    <w:rsid w:val="0013008B"/>
    <w:rsid w:val="00131919"/>
    <w:rsid w:val="00131BA3"/>
    <w:rsid w:val="001324C8"/>
    <w:rsid w:val="001339C1"/>
    <w:rsid w:val="00135049"/>
    <w:rsid w:val="00135384"/>
    <w:rsid w:val="001375BB"/>
    <w:rsid w:val="001413BA"/>
    <w:rsid w:val="001422A4"/>
    <w:rsid w:val="00142830"/>
    <w:rsid w:val="00143391"/>
    <w:rsid w:val="00145E81"/>
    <w:rsid w:val="001474E5"/>
    <w:rsid w:val="00151009"/>
    <w:rsid w:val="00151035"/>
    <w:rsid w:val="001528A7"/>
    <w:rsid w:val="001549C3"/>
    <w:rsid w:val="00156194"/>
    <w:rsid w:val="0015632A"/>
    <w:rsid w:val="00156D7D"/>
    <w:rsid w:val="00157D22"/>
    <w:rsid w:val="00160183"/>
    <w:rsid w:val="00160271"/>
    <w:rsid w:val="001647C6"/>
    <w:rsid w:val="001650CD"/>
    <w:rsid w:val="0016510E"/>
    <w:rsid w:val="0016546B"/>
    <w:rsid w:val="00165C11"/>
    <w:rsid w:val="00166476"/>
    <w:rsid w:val="001675BA"/>
    <w:rsid w:val="00170174"/>
    <w:rsid w:val="001705B6"/>
    <w:rsid w:val="00173707"/>
    <w:rsid w:val="00174EF8"/>
    <w:rsid w:val="00175A5C"/>
    <w:rsid w:val="0017699F"/>
    <w:rsid w:val="001779E8"/>
    <w:rsid w:val="001779FA"/>
    <w:rsid w:val="0018008B"/>
    <w:rsid w:val="001805B5"/>
    <w:rsid w:val="00180AF7"/>
    <w:rsid w:val="00181540"/>
    <w:rsid w:val="00182CF7"/>
    <w:rsid w:val="0018328D"/>
    <w:rsid w:val="001867E7"/>
    <w:rsid w:val="00186AB4"/>
    <w:rsid w:val="00186FBC"/>
    <w:rsid w:val="00187714"/>
    <w:rsid w:val="00187774"/>
    <w:rsid w:val="00187971"/>
    <w:rsid w:val="00190808"/>
    <w:rsid w:val="0019080C"/>
    <w:rsid w:val="001918D8"/>
    <w:rsid w:val="0019199B"/>
    <w:rsid w:val="0019232B"/>
    <w:rsid w:val="001923F2"/>
    <w:rsid w:val="001941FF"/>
    <w:rsid w:val="001A0A5B"/>
    <w:rsid w:val="001A222E"/>
    <w:rsid w:val="001A2FF7"/>
    <w:rsid w:val="001A342E"/>
    <w:rsid w:val="001A4E60"/>
    <w:rsid w:val="001A6CE9"/>
    <w:rsid w:val="001A6DF4"/>
    <w:rsid w:val="001B0AD1"/>
    <w:rsid w:val="001B1D21"/>
    <w:rsid w:val="001B1F3A"/>
    <w:rsid w:val="001B20A8"/>
    <w:rsid w:val="001B2343"/>
    <w:rsid w:val="001B4615"/>
    <w:rsid w:val="001B4C4F"/>
    <w:rsid w:val="001B5B12"/>
    <w:rsid w:val="001B63A9"/>
    <w:rsid w:val="001B7390"/>
    <w:rsid w:val="001C00BE"/>
    <w:rsid w:val="001C0CA8"/>
    <w:rsid w:val="001C132E"/>
    <w:rsid w:val="001C2C51"/>
    <w:rsid w:val="001C39B3"/>
    <w:rsid w:val="001C48C0"/>
    <w:rsid w:val="001C52C8"/>
    <w:rsid w:val="001C658C"/>
    <w:rsid w:val="001D04F3"/>
    <w:rsid w:val="001D05B5"/>
    <w:rsid w:val="001D25A8"/>
    <w:rsid w:val="001D2AAA"/>
    <w:rsid w:val="001D3752"/>
    <w:rsid w:val="001D47BD"/>
    <w:rsid w:val="001D56CE"/>
    <w:rsid w:val="001D5FEE"/>
    <w:rsid w:val="001D67C1"/>
    <w:rsid w:val="001D76F6"/>
    <w:rsid w:val="001D77A8"/>
    <w:rsid w:val="001D7EB9"/>
    <w:rsid w:val="001E2515"/>
    <w:rsid w:val="001E2878"/>
    <w:rsid w:val="001E2A42"/>
    <w:rsid w:val="001E4E0A"/>
    <w:rsid w:val="001E5676"/>
    <w:rsid w:val="001F1103"/>
    <w:rsid w:val="001F2BE0"/>
    <w:rsid w:val="001F2E18"/>
    <w:rsid w:val="001F3857"/>
    <w:rsid w:val="001F5043"/>
    <w:rsid w:val="001F5C17"/>
    <w:rsid w:val="001F5D8D"/>
    <w:rsid w:val="001F5EDA"/>
    <w:rsid w:val="001F64E0"/>
    <w:rsid w:val="001F7772"/>
    <w:rsid w:val="00201760"/>
    <w:rsid w:val="00201BF4"/>
    <w:rsid w:val="00202E57"/>
    <w:rsid w:val="00207530"/>
    <w:rsid w:val="0021174B"/>
    <w:rsid w:val="00222350"/>
    <w:rsid w:val="00222D0F"/>
    <w:rsid w:val="0022375A"/>
    <w:rsid w:val="0022511B"/>
    <w:rsid w:val="00225449"/>
    <w:rsid w:val="00227122"/>
    <w:rsid w:val="00230DC6"/>
    <w:rsid w:val="002315EC"/>
    <w:rsid w:val="002317A0"/>
    <w:rsid w:val="00232227"/>
    <w:rsid w:val="0023243A"/>
    <w:rsid w:val="002343A3"/>
    <w:rsid w:val="00234E57"/>
    <w:rsid w:val="0023527B"/>
    <w:rsid w:val="002358A6"/>
    <w:rsid w:val="00237E8C"/>
    <w:rsid w:val="0024065A"/>
    <w:rsid w:val="00240C51"/>
    <w:rsid w:val="00241E9F"/>
    <w:rsid w:val="002438B2"/>
    <w:rsid w:val="0024405F"/>
    <w:rsid w:val="00245837"/>
    <w:rsid w:val="0024593D"/>
    <w:rsid w:val="00250FD9"/>
    <w:rsid w:val="00253F9D"/>
    <w:rsid w:val="002540D1"/>
    <w:rsid w:val="002540E4"/>
    <w:rsid w:val="00254B55"/>
    <w:rsid w:val="002569D5"/>
    <w:rsid w:val="00257B68"/>
    <w:rsid w:val="002602DA"/>
    <w:rsid w:val="002611B3"/>
    <w:rsid w:val="00262269"/>
    <w:rsid w:val="00263C10"/>
    <w:rsid w:val="0026438C"/>
    <w:rsid w:val="00265A12"/>
    <w:rsid w:val="00265ED1"/>
    <w:rsid w:val="00265FF1"/>
    <w:rsid w:val="0026750D"/>
    <w:rsid w:val="002710DE"/>
    <w:rsid w:val="00272CB5"/>
    <w:rsid w:val="002765BF"/>
    <w:rsid w:val="0027734E"/>
    <w:rsid w:val="00280773"/>
    <w:rsid w:val="002808F9"/>
    <w:rsid w:val="00280BC4"/>
    <w:rsid w:val="002815AA"/>
    <w:rsid w:val="00281F18"/>
    <w:rsid w:val="002834F3"/>
    <w:rsid w:val="00283BE8"/>
    <w:rsid w:val="00286099"/>
    <w:rsid w:val="00286315"/>
    <w:rsid w:val="00286B12"/>
    <w:rsid w:val="002901EE"/>
    <w:rsid w:val="00291B03"/>
    <w:rsid w:val="002922A9"/>
    <w:rsid w:val="00292381"/>
    <w:rsid w:val="00292D40"/>
    <w:rsid w:val="0029552E"/>
    <w:rsid w:val="00295867"/>
    <w:rsid w:val="002977D8"/>
    <w:rsid w:val="002979C3"/>
    <w:rsid w:val="002A220C"/>
    <w:rsid w:val="002A33B9"/>
    <w:rsid w:val="002A3D97"/>
    <w:rsid w:val="002A4215"/>
    <w:rsid w:val="002A489F"/>
    <w:rsid w:val="002A4E7E"/>
    <w:rsid w:val="002B1794"/>
    <w:rsid w:val="002B1B7B"/>
    <w:rsid w:val="002B3712"/>
    <w:rsid w:val="002B413A"/>
    <w:rsid w:val="002B4CAC"/>
    <w:rsid w:val="002B54AD"/>
    <w:rsid w:val="002C094F"/>
    <w:rsid w:val="002C17E6"/>
    <w:rsid w:val="002C2F15"/>
    <w:rsid w:val="002C32FB"/>
    <w:rsid w:val="002C3F89"/>
    <w:rsid w:val="002C4810"/>
    <w:rsid w:val="002C572D"/>
    <w:rsid w:val="002D1053"/>
    <w:rsid w:val="002D108B"/>
    <w:rsid w:val="002D149C"/>
    <w:rsid w:val="002D1F12"/>
    <w:rsid w:val="002D41DD"/>
    <w:rsid w:val="002D7552"/>
    <w:rsid w:val="002D7642"/>
    <w:rsid w:val="002E153A"/>
    <w:rsid w:val="002E193E"/>
    <w:rsid w:val="002E1C68"/>
    <w:rsid w:val="002E2448"/>
    <w:rsid w:val="002E2B28"/>
    <w:rsid w:val="002E2CDF"/>
    <w:rsid w:val="002E3919"/>
    <w:rsid w:val="002E3C23"/>
    <w:rsid w:val="002E4413"/>
    <w:rsid w:val="002E4419"/>
    <w:rsid w:val="002E54F3"/>
    <w:rsid w:val="002E7186"/>
    <w:rsid w:val="002E7F53"/>
    <w:rsid w:val="002E7F59"/>
    <w:rsid w:val="002F09CB"/>
    <w:rsid w:val="002F1188"/>
    <w:rsid w:val="002F1680"/>
    <w:rsid w:val="002F2222"/>
    <w:rsid w:val="002F2340"/>
    <w:rsid w:val="002F23AB"/>
    <w:rsid w:val="002F4210"/>
    <w:rsid w:val="002F434D"/>
    <w:rsid w:val="002F4362"/>
    <w:rsid w:val="002F450C"/>
    <w:rsid w:val="002F67DA"/>
    <w:rsid w:val="002F69A4"/>
    <w:rsid w:val="002F6CAD"/>
    <w:rsid w:val="002F7487"/>
    <w:rsid w:val="002F75F3"/>
    <w:rsid w:val="00301287"/>
    <w:rsid w:val="00305B10"/>
    <w:rsid w:val="00306B1D"/>
    <w:rsid w:val="00307262"/>
    <w:rsid w:val="00307564"/>
    <w:rsid w:val="00310167"/>
    <w:rsid w:val="00310310"/>
    <w:rsid w:val="003115ED"/>
    <w:rsid w:val="00312A9A"/>
    <w:rsid w:val="003148D2"/>
    <w:rsid w:val="00314E0C"/>
    <w:rsid w:val="00316202"/>
    <w:rsid w:val="00316871"/>
    <w:rsid w:val="0031703A"/>
    <w:rsid w:val="00320DA4"/>
    <w:rsid w:val="003217BE"/>
    <w:rsid w:val="003219E9"/>
    <w:rsid w:val="00321D38"/>
    <w:rsid w:val="00323635"/>
    <w:rsid w:val="00324E27"/>
    <w:rsid w:val="00325326"/>
    <w:rsid w:val="003255D3"/>
    <w:rsid w:val="00325B3D"/>
    <w:rsid w:val="00327881"/>
    <w:rsid w:val="003316D3"/>
    <w:rsid w:val="00332A47"/>
    <w:rsid w:val="00334A26"/>
    <w:rsid w:val="0033554A"/>
    <w:rsid w:val="0034084F"/>
    <w:rsid w:val="0034184B"/>
    <w:rsid w:val="00341EAB"/>
    <w:rsid w:val="0034212F"/>
    <w:rsid w:val="003429B5"/>
    <w:rsid w:val="003431C0"/>
    <w:rsid w:val="003448EA"/>
    <w:rsid w:val="00344F20"/>
    <w:rsid w:val="0034540B"/>
    <w:rsid w:val="003472E3"/>
    <w:rsid w:val="00350747"/>
    <w:rsid w:val="00351860"/>
    <w:rsid w:val="00352C48"/>
    <w:rsid w:val="00353A56"/>
    <w:rsid w:val="003540F6"/>
    <w:rsid w:val="003571B8"/>
    <w:rsid w:val="003622B5"/>
    <w:rsid w:val="00362A05"/>
    <w:rsid w:val="00363044"/>
    <w:rsid w:val="00363ED9"/>
    <w:rsid w:val="003643A2"/>
    <w:rsid w:val="00364981"/>
    <w:rsid w:val="0036544F"/>
    <w:rsid w:val="0037169A"/>
    <w:rsid w:val="003724F8"/>
    <w:rsid w:val="00374EAD"/>
    <w:rsid w:val="00375DCE"/>
    <w:rsid w:val="00375EC5"/>
    <w:rsid w:val="00381156"/>
    <w:rsid w:val="00381663"/>
    <w:rsid w:val="003832DD"/>
    <w:rsid w:val="00383904"/>
    <w:rsid w:val="00386046"/>
    <w:rsid w:val="0039092A"/>
    <w:rsid w:val="00390C0A"/>
    <w:rsid w:val="003911A5"/>
    <w:rsid w:val="00395C99"/>
    <w:rsid w:val="0039659E"/>
    <w:rsid w:val="003978A0"/>
    <w:rsid w:val="003A0F66"/>
    <w:rsid w:val="003A256E"/>
    <w:rsid w:val="003A354E"/>
    <w:rsid w:val="003A4AE2"/>
    <w:rsid w:val="003A684A"/>
    <w:rsid w:val="003A7009"/>
    <w:rsid w:val="003A724F"/>
    <w:rsid w:val="003B1430"/>
    <w:rsid w:val="003B3B0B"/>
    <w:rsid w:val="003B4FCF"/>
    <w:rsid w:val="003B6915"/>
    <w:rsid w:val="003B733D"/>
    <w:rsid w:val="003C208D"/>
    <w:rsid w:val="003C4A6B"/>
    <w:rsid w:val="003C596A"/>
    <w:rsid w:val="003C5E4C"/>
    <w:rsid w:val="003C66EF"/>
    <w:rsid w:val="003C6BB2"/>
    <w:rsid w:val="003D09D1"/>
    <w:rsid w:val="003D0B05"/>
    <w:rsid w:val="003D204A"/>
    <w:rsid w:val="003D255C"/>
    <w:rsid w:val="003D3B82"/>
    <w:rsid w:val="003D43AA"/>
    <w:rsid w:val="003D448A"/>
    <w:rsid w:val="003D4BA6"/>
    <w:rsid w:val="003D50E4"/>
    <w:rsid w:val="003D7FB9"/>
    <w:rsid w:val="003E1888"/>
    <w:rsid w:val="003E19FF"/>
    <w:rsid w:val="003E280F"/>
    <w:rsid w:val="003E3047"/>
    <w:rsid w:val="003E457D"/>
    <w:rsid w:val="003E53C1"/>
    <w:rsid w:val="003E5E11"/>
    <w:rsid w:val="003E7176"/>
    <w:rsid w:val="003F03DB"/>
    <w:rsid w:val="003F1995"/>
    <w:rsid w:val="003F218B"/>
    <w:rsid w:val="003F352E"/>
    <w:rsid w:val="003F61ED"/>
    <w:rsid w:val="003F7F61"/>
    <w:rsid w:val="00402CAC"/>
    <w:rsid w:val="00403B40"/>
    <w:rsid w:val="00404807"/>
    <w:rsid w:val="00404B4F"/>
    <w:rsid w:val="00405669"/>
    <w:rsid w:val="00406A57"/>
    <w:rsid w:val="00406AAB"/>
    <w:rsid w:val="00406F96"/>
    <w:rsid w:val="004077D2"/>
    <w:rsid w:val="00407D9A"/>
    <w:rsid w:val="00407DEC"/>
    <w:rsid w:val="00410B5D"/>
    <w:rsid w:val="00410CA6"/>
    <w:rsid w:val="004110FA"/>
    <w:rsid w:val="00413698"/>
    <w:rsid w:val="004150CB"/>
    <w:rsid w:val="004179DA"/>
    <w:rsid w:val="00417AA7"/>
    <w:rsid w:val="00420EE5"/>
    <w:rsid w:val="0042380C"/>
    <w:rsid w:val="00424041"/>
    <w:rsid w:val="00424262"/>
    <w:rsid w:val="00425CC6"/>
    <w:rsid w:val="00431687"/>
    <w:rsid w:val="00431855"/>
    <w:rsid w:val="004328F5"/>
    <w:rsid w:val="00432EE2"/>
    <w:rsid w:val="0043372D"/>
    <w:rsid w:val="00433AF0"/>
    <w:rsid w:val="00433D5A"/>
    <w:rsid w:val="00434194"/>
    <w:rsid w:val="00434DBB"/>
    <w:rsid w:val="00435292"/>
    <w:rsid w:val="004353AD"/>
    <w:rsid w:val="004413FB"/>
    <w:rsid w:val="00441670"/>
    <w:rsid w:val="004421CB"/>
    <w:rsid w:val="00443173"/>
    <w:rsid w:val="004431D7"/>
    <w:rsid w:val="00447140"/>
    <w:rsid w:val="00450173"/>
    <w:rsid w:val="004505DF"/>
    <w:rsid w:val="00451C89"/>
    <w:rsid w:val="00451D49"/>
    <w:rsid w:val="00452398"/>
    <w:rsid w:val="0045246E"/>
    <w:rsid w:val="004533B5"/>
    <w:rsid w:val="0045371F"/>
    <w:rsid w:val="0045444B"/>
    <w:rsid w:val="0045467C"/>
    <w:rsid w:val="0045484D"/>
    <w:rsid w:val="00454A39"/>
    <w:rsid w:val="00456E15"/>
    <w:rsid w:val="00456E66"/>
    <w:rsid w:val="00457474"/>
    <w:rsid w:val="00457FD9"/>
    <w:rsid w:val="00460479"/>
    <w:rsid w:val="00461075"/>
    <w:rsid w:val="00462F25"/>
    <w:rsid w:val="004643B3"/>
    <w:rsid w:val="004650A2"/>
    <w:rsid w:val="0046708A"/>
    <w:rsid w:val="004673FF"/>
    <w:rsid w:val="00470AF6"/>
    <w:rsid w:val="00470E4A"/>
    <w:rsid w:val="00471490"/>
    <w:rsid w:val="004714C9"/>
    <w:rsid w:val="00472526"/>
    <w:rsid w:val="00472980"/>
    <w:rsid w:val="00473707"/>
    <w:rsid w:val="004745E1"/>
    <w:rsid w:val="00474952"/>
    <w:rsid w:val="00474CB1"/>
    <w:rsid w:val="00475A35"/>
    <w:rsid w:val="00476E2F"/>
    <w:rsid w:val="00477C55"/>
    <w:rsid w:val="00477FC9"/>
    <w:rsid w:val="00480666"/>
    <w:rsid w:val="0048094C"/>
    <w:rsid w:val="00480F0F"/>
    <w:rsid w:val="004817E1"/>
    <w:rsid w:val="004827AB"/>
    <w:rsid w:val="004827FA"/>
    <w:rsid w:val="004828AC"/>
    <w:rsid w:val="00483594"/>
    <w:rsid w:val="00483789"/>
    <w:rsid w:val="00483C19"/>
    <w:rsid w:val="00483C5E"/>
    <w:rsid w:val="00483DDB"/>
    <w:rsid w:val="00484385"/>
    <w:rsid w:val="00484784"/>
    <w:rsid w:val="00484796"/>
    <w:rsid w:val="00484BF9"/>
    <w:rsid w:val="00485655"/>
    <w:rsid w:val="004874AF"/>
    <w:rsid w:val="004906F0"/>
    <w:rsid w:val="00490BD9"/>
    <w:rsid w:val="00492365"/>
    <w:rsid w:val="00495F73"/>
    <w:rsid w:val="004A003F"/>
    <w:rsid w:val="004A0C8B"/>
    <w:rsid w:val="004A1667"/>
    <w:rsid w:val="004A19B5"/>
    <w:rsid w:val="004A1DB6"/>
    <w:rsid w:val="004A30C8"/>
    <w:rsid w:val="004A381A"/>
    <w:rsid w:val="004A394F"/>
    <w:rsid w:val="004A45DA"/>
    <w:rsid w:val="004A4827"/>
    <w:rsid w:val="004A5DDE"/>
    <w:rsid w:val="004B1683"/>
    <w:rsid w:val="004B252A"/>
    <w:rsid w:val="004B2AEA"/>
    <w:rsid w:val="004B2EF7"/>
    <w:rsid w:val="004B2FAB"/>
    <w:rsid w:val="004B3AEE"/>
    <w:rsid w:val="004B3DD8"/>
    <w:rsid w:val="004B4397"/>
    <w:rsid w:val="004B6CE3"/>
    <w:rsid w:val="004B6FD0"/>
    <w:rsid w:val="004B73D5"/>
    <w:rsid w:val="004C0358"/>
    <w:rsid w:val="004C05C2"/>
    <w:rsid w:val="004C08D0"/>
    <w:rsid w:val="004C22FA"/>
    <w:rsid w:val="004C30A6"/>
    <w:rsid w:val="004C5348"/>
    <w:rsid w:val="004C5491"/>
    <w:rsid w:val="004C59F2"/>
    <w:rsid w:val="004C5CAF"/>
    <w:rsid w:val="004C5F71"/>
    <w:rsid w:val="004C6BF4"/>
    <w:rsid w:val="004C70FD"/>
    <w:rsid w:val="004C73A5"/>
    <w:rsid w:val="004C74FF"/>
    <w:rsid w:val="004C7942"/>
    <w:rsid w:val="004C7CE2"/>
    <w:rsid w:val="004D059F"/>
    <w:rsid w:val="004D147D"/>
    <w:rsid w:val="004D1B65"/>
    <w:rsid w:val="004D3010"/>
    <w:rsid w:val="004D3084"/>
    <w:rsid w:val="004D458B"/>
    <w:rsid w:val="004D5522"/>
    <w:rsid w:val="004D5F13"/>
    <w:rsid w:val="004D67FA"/>
    <w:rsid w:val="004D68A9"/>
    <w:rsid w:val="004D7587"/>
    <w:rsid w:val="004E0A23"/>
    <w:rsid w:val="004E25E2"/>
    <w:rsid w:val="004E3C0B"/>
    <w:rsid w:val="004E4BF5"/>
    <w:rsid w:val="004E6765"/>
    <w:rsid w:val="004E7031"/>
    <w:rsid w:val="004E7AA8"/>
    <w:rsid w:val="004E7DF6"/>
    <w:rsid w:val="004F0A28"/>
    <w:rsid w:val="004F0F94"/>
    <w:rsid w:val="004F20C0"/>
    <w:rsid w:val="004F3057"/>
    <w:rsid w:val="004F3FBF"/>
    <w:rsid w:val="004F4986"/>
    <w:rsid w:val="004F4DE5"/>
    <w:rsid w:val="004F634D"/>
    <w:rsid w:val="00500341"/>
    <w:rsid w:val="0050041A"/>
    <w:rsid w:val="005015D8"/>
    <w:rsid w:val="00502375"/>
    <w:rsid w:val="0050280D"/>
    <w:rsid w:val="00503D7B"/>
    <w:rsid w:val="00503F80"/>
    <w:rsid w:val="0050464F"/>
    <w:rsid w:val="005069D3"/>
    <w:rsid w:val="00506F40"/>
    <w:rsid w:val="00510358"/>
    <w:rsid w:val="005106C7"/>
    <w:rsid w:val="005113E5"/>
    <w:rsid w:val="00512662"/>
    <w:rsid w:val="0051305C"/>
    <w:rsid w:val="0051394A"/>
    <w:rsid w:val="00513CAA"/>
    <w:rsid w:val="0051444D"/>
    <w:rsid w:val="00516E98"/>
    <w:rsid w:val="00517AEE"/>
    <w:rsid w:val="0052035E"/>
    <w:rsid w:val="005206A6"/>
    <w:rsid w:val="00520CE8"/>
    <w:rsid w:val="00523023"/>
    <w:rsid w:val="00523D60"/>
    <w:rsid w:val="005249E0"/>
    <w:rsid w:val="00524DEA"/>
    <w:rsid w:val="00525DD8"/>
    <w:rsid w:val="00525F27"/>
    <w:rsid w:val="0052788C"/>
    <w:rsid w:val="00530B80"/>
    <w:rsid w:val="005311D1"/>
    <w:rsid w:val="00533018"/>
    <w:rsid w:val="00533266"/>
    <w:rsid w:val="00535DF3"/>
    <w:rsid w:val="005375D6"/>
    <w:rsid w:val="0054107D"/>
    <w:rsid w:val="00541EB1"/>
    <w:rsid w:val="00542021"/>
    <w:rsid w:val="00544B3D"/>
    <w:rsid w:val="00544B68"/>
    <w:rsid w:val="00545697"/>
    <w:rsid w:val="0054591D"/>
    <w:rsid w:val="00545F06"/>
    <w:rsid w:val="0054788A"/>
    <w:rsid w:val="00552283"/>
    <w:rsid w:val="00552D1C"/>
    <w:rsid w:val="00553062"/>
    <w:rsid w:val="00553584"/>
    <w:rsid w:val="00553962"/>
    <w:rsid w:val="00553E45"/>
    <w:rsid w:val="00555DF2"/>
    <w:rsid w:val="00556DF2"/>
    <w:rsid w:val="00556E54"/>
    <w:rsid w:val="005571AC"/>
    <w:rsid w:val="00557C59"/>
    <w:rsid w:val="005633D4"/>
    <w:rsid w:val="00563E81"/>
    <w:rsid w:val="00564CAF"/>
    <w:rsid w:val="00565C2A"/>
    <w:rsid w:val="00566160"/>
    <w:rsid w:val="00566506"/>
    <w:rsid w:val="00570BC6"/>
    <w:rsid w:val="00572002"/>
    <w:rsid w:val="005724EE"/>
    <w:rsid w:val="00573678"/>
    <w:rsid w:val="00573C37"/>
    <w:rsid w:val="005803AF"/>
    <w:rsid w:val="00582342"/>
    <w:rsid w:val="00582A5C"/>
    <w:rsid w:val="00583616"/>
    <w:rsid w:val="005853F9"/>
    <w:rsid w:val="00585F20"/>
    <w:rsid w:val="00586579"/>
    <w:rsid w:val="00586CA2"/>
    <w:rsid w:val="00587D01"/>
    <w:rsid w:val="005908AE"/>
    <w:rsid w:val="005915ED"/>
    <w:rsid w:val="0059196F"/>
    <w:rsid w:val="005945D2"/>
    <w:rsid w:val="00594E98"/>
    <w:rsid w:val="00595B88"/>
    <w:rsid w:val="00595C90"/>
    <w:rsid w:val="00595DFD"/>
    <w:rsid w:val="005968DF"/>
    <w:rsid w:val="00596BC6"/>
    <w:rsid w:val="005A1B63"/>
    <w:rsid w:val="005A21F4"/>
    <w:rsid w:val="005A2242"/>
    <w:rsid w:val="005A253D"/>
    <w:rsid w:val="005A2713"/>
    <w:rsid w:val="005A2BDC"/>
    <w:rsid w:val="005A67FB"/>
    <w:rsid w:val="005A690B"/>
    <w:rsid w:val="005A6A8A"/>
    <w:rsid w:val="005A6C5B"/>
    <w:rsid w:val="005B1E93"/>
    <w:rsid w:val="005B2935"/>
    <w:rsid w:val="005B33DF"/>
    <w:rsid w:val="005B38A1"/>
    <w:rsid w:val="005B3932"/>
    <w:rsid w:val="005B4257"/>
    <w:rsid w:val="005B44E8"/>
    <w:rsid w:val="005B496E"/>
    <w:rsid w:val="005B5217"/>
    <w:rsid w:val="005B5244"/>
    <w:rsid w:val="005B61B2"/>
    <w:rsid w:val="005B64A6"/>
    <w:rsid w:val="005C11C4"/>
    <w:rsid w:val="005C131F"/>
    <w:rsid w:val="005C228A"/>
    <w:rsid w:val="005C249A"/>
    <w:rsid w:val="005C3314"/>
    <w:rsid w:val="005C5301"/>
    <w:rsid w:val="005C5662"/>
    <w:rsid w:val="005C66B1"/>
    <w:rsid w:val="005C7E28"/>
    <w:rsid w:val="005D0EAD"/>
    <w:rsid w:val="005D123C"/>
    <w:rsid w:val="005D15A0"/>
    <w:rsid w:val="005D2BF9"/>
    <w:rsid w:val="005D3DF3"/>
    <w:rsid w:val="005D40DA"/>
    <w:rsid w:val="005D4202"/>
    <w:rsid w:val="005D513B"/>
    <w:rsid w:val="005D6F5C"/>
    <w:rsid w:val="005D7780"/>
    <w:rsid w:val="005D77A6"/>
    <w:rsid w:val="005E1147"/>
    <w:rsid w:val="005E1348"/>
    <w:rsid w:val="005E18F5"/>
    <w:rsid w:val="005E4B5D"/>
    <w:rsid w:val="005E6866"/>
    <w:rsid w:val="005F029C"/>
    <w:rsid w:val="005F21F5"/>
    <w:rsid w:val="005F331F"/>
    <w:rsid w:val="005F4EC2"/>
    <w:rsid w:val="005F746E"/>
    <w:rsid w:val="00600837"/>
    <w:rsid w:val="00603675"/>
    <w:rsid w:val="00604A4C"/>
    <w:rsid w:val="00605275"/>
    <w:rsid w:val="00605A4F"/>
    <w:rsid w:val="00605A52"/>
    <w:rsid w:val="00605E5B"/>
    <w:rsid w:val="006061BA"/>
    <w:rsid w:val="0060711E"/>
    <w:rsid w:val="0060767D"/>
    <w:rsid w:val="006100CD"/>
    <w:rsid w:val="00610CAE"/>
    <w:rsid w:val="00612859"/>
    <w:rsid w:val="006129A7"/>
    <w:rsid w:val="00613496"/>
    <w:rsid w:val="006139C5"/>
    <w:rsid w:val="00613AEC"/>
    <w:rsid w:val="00614AD0"/>
    <w:rsid w:val="006151C7"/>
    <w:rsid w:val="006157F8"/>
    <w:rsid w:val="00616A09"/>
    <w:rsid w:val="00620DD1"/>
    <w:rsid w:val="00622D6C"/>
    <w:rsid w:val="0062672E"/>
    <w:rsid w:val="00626E62"/>
    <w:rsid w:val="00630659"/>
    <w:rsid w:val="00630934"/>
    <w:rsid w:val="00630D22"/>
    <w:rsid w:val="0063248F"/>
    <w:rsid w:val="00632550"/>
    <w:rsid w:val="00632694"/>
    <w:rsid w:val="00632896"/>
    <w:rsid w:val="00634552"/>
    <w:rsid w:val="00634880"/>
    <w:rsid w:val="00635128"/>
    <w:rsid w:val="0063616C"/>
    <w:rsid w:val="00636B13"/>
    <w:rsid w:val="0064044E"/>
    <w:rsid w:val="00641CC3"/>
    <w:rsid w:val="00643AF0"/>
    <w:rsid w:val="00651022"/>
    <w:rsid w:val="00651351"/>
    <w:rsid w:val="00652FB1"/>
    <w:rsid w:val="0065559F"/>
    <w:rsid w:val="00656526"/>
    <w:rsid w:val="006568C2"/>
    <w:rsid w:val="00657156"/>
    <w:rsid w:val="00657694"/>
    <w:rsid w:val="00661336"/>
    <w:rsid w:val="00661CB4"/>
    <w:rsid w:val="00662C9F"/>
    <w:rsid w:val="00663A43"/>
    <w:rsid w:val="00663DD5"/>
    <w:rsid w:val="00664493"/>
    <w:rsid w:val="0066466B"/>
    <w:rsid w:val="0066602C"/>
    <w:rsid w:val="00673D31"/>
    <w:rsid w:val="00674013"/>
    <w:rsid w:val="006742AA"/>
    <w:rsid w:val="00675C92"/>
    <w:rsid w:val="0068151F"/>
    <w:rsid w:val="00682356"/>
    <w:rsid w:val="00686177"/>
    <w:rsid w:val="0068628A"/>
    <w:rsid w:val="00686E73"/>
    <w:rsid w:val="00687946"/>
    <w:rsid w:val="00687DDB"/>
    <w:rsid w:val="00691556"/>
    <w:rsid w:val="00693A0A"/>
    <w:rsid w:val="00695187"/>
    <w:rsid w:val="00695233"/>
    <w:rsid w:val="0069562B"/>
    <w:rsid w:val="0069624D"/>
    <w:rsid w:val="00696CC2"/>
    <w:rsid w:val="00696E36"/>
    <w:rsid w:val="006A197B"/>
    <w:rsid w:val="006A582B"/>
    <w:rsid w:val="006A6299"/>
    <w:rsid w:val="006A6589"/>
    <w:rsid w:val="006B253A"/>
    <w:rsid w:val="006B3F55"/>
    <w:rsid w:val="006B4EC8"/>
    <w:rsid w:val="006B5402"/>
    <w:rsid w:val="006B59A5"/>
    <w:rsid w:val="006B6058"/>
    <w:rsid w:val="006B75C9"/>
    <w:rsid w:val="006C2EB4"/>
    <w:rsid w:val="006C49C6"/>
    <w:rsid w:val="006C530D"/>
    <w:rsid w:val="006C6B68"/>
    <w:rsid w:val="006C7993"/>
    <w:rsid w:val="006D09AF"/>
    <w:rsid w:val="006D28BC"/>
    <w:rsid w:val="006D4104"/>
    <w:rsid w:val="006D4C6C"/>
    <w:rsid w:val="006D5B0F"/>
    <w:rsid w:val="006D682D"/>
    <w:rsid w:val="006D74AA"/>
    <w:rsid w:val="006E044D"/>
    <w:rsid w:val="006E080E"/>
    <w:rsid w:val="006E1234"/>
    <w:rsid w:val="006E14F3"/>
    <w:rsid w:val="006E2ABE"/>
    <w:rsid w:val="006E2C36"/>
    <w:rsid w:val="006E2C68"/>
    <w:rsid w:val="006E2CBC"/>
    <w:rsid w:val="006E4771"/>
    <w:rsid w:val="006E5294"/>
    <w:rsid w:val="006E5464"/>
    <w:rsid w:val="006E56EA"/>
    <w:rsid w:val="006E786A"/>
    <w:rsid w:val="006E7870"/>
    <w:rsid w:val="006F074E"/>
    <w:rsid w:val="006F1A80"/>
    <w:rsid w:val="006F1E97"/>
    <w:rsid w:val="006F21DD"/>
    <w:rsid w:val="006F2891"/>
    <w:rsid w:val="006F35E0"/>
    <w:rsid w:val="006F43A2"/>
    <w:rsid w:val="006F5C74"/>
    <w:rsid w:val="006F64E0"/>
    <w:rsid w:val="006F7280"/>
    <w:rsid w:val="00700E98"/>
    <w:rsid w:val="007014C0"/>
    <w:rsid w:val="00701C0A"/>
    <w:rsid w:val="00702579"/>
    <w:rsid w:val="00703E1B"/>
    <w:rsid w:val="00704210"/>
    <w:rsid w:val="00704894"/>
    <w:rsid w:val="00705096"/>
    <w:rsid w:val="00707421"/>
    <w:rsid w:val="00707877"/>
    <w:rsid w:val="00711494"/>
    <w:rsid w:val="007124E5"/>
    <w:rsid w:val="007129E1"/>
    <w:rsid w:val="00713D7E"/>
    <w:rsid w:val="00714650"/>
    <w:rsid w:val="007147FE"/>
    <w:rsid w:val="00715AE8"/>
    <w:rsid w:val="00715F24"/>
    <w:rsid w:val="007161D7"/>
    <w:rsid w:val="0071755B"/>
    <w:rsid w:val="007178F2"/>
    <w:rsid w:val="00717F4D"/>
    <w:rsid w:val="00717F4F"/>
    <w:rsid w:val="0072033B"/>
    <w:rsid w:val="00721182"/>
    <w:rsid w:val="007213BD"/>
    <w:rsid w:val="007221AA"/>
    <w:rsid w:val="007226AE"/>
    <w:rsid w:val="00722898"/>
    <w:rsid w:val="00722D8B"/>
    <w:rsid w:val="00723166"/>
    <w:rsid w:val="0072399A"/>
    <w:rsid w:val="007270F7"/>
    <w:rsid w:val="00731C68"/>
    <w:rsid w:val="00734549"/>
    <w:rsid w:val="0073724C"/>
    <w:rsid w:val="00737B20"/>
    <w:rsid w:val="00737EF1"/>
    <w:rsid w:val="0074034E"/>
    <w:rsid w:val="00742BB5"/>
    <w:rsid w:val="00742DB9"/>
    <w:rsid w:val="007466B0"/>
    <w:rsid w:val="00746D2E"/>
    <w:rsid w:val="007475A0"/>
    <w:rsid w:val="00751266"/>
    <w:rsid w:val="007519B7"/>
    <w:rsid w:val="00752990"/>
    <w:rsid w:val="00753B33"/>
    <w:rsid w:val="00755D12"/>
    <w:rsid w:val="00756651"/>
    <w:rsid w:val="00757840"/>
    <w:rsid w:val="007600BE"/>
    <w:rsid w:val="0076346C"/>
    <w:rsid w:val="007635CC"/>
    <w:rsid w:val="00763E6D"/>
    <w:rsid w:val="00764830"/>
    <w:rsid w:val="00764E20"/>
    <w:rsid w:val="0077021F"/>
    <w:rsid w:val="00770696"/>
    <w:rsid w:val="00771E5C"/>
    <w:rsid w:val="00773D4B"/>
    <w:rsid w:val="007758FC"/>
    <w:rsid w:val="0077647D"/>
    <w:rsid w:val="00776F41"/>
    <w:rsid w:val="00781B6D"/>
    <w:rsid w:val="00782CB9"/>
    <w:rsid w:val="00784B90"/>
    <w:rsid w:val="007879E2"/>
    <w:rsid w:val="00790EC1"/>
    <w:rsid w:val="007929BC"/>
    <w:rsid w:val="00792AF9"/>
    <w:rsid w:val="00793A93"/>
    <w:rsid w:val="0079478B"/>
    <w:rsid w:val="00794E63"/>
    <w:rsid w:val="00796E29"/>
    <w:rsid w:val="00797330"/>
    <w:rsid w:val="00797B3F"/>
    <w:rsid w:val="007A0DF4"/>
    <w:rsid w:val="007A1CEC"/>
    <w:rsid w:val="007A25AF"/>
    <w:rsid w:val="007A2EEB"/>
    <w:rsid w:val="007A30F7"/>
    <w:rsid w:val="007A38D2"/>
    <w:rsid w:val="007A43FD"/>
    <w:rsid w:val="007A4753"/>
    <w:rsid w:val="007A7BC4"/>
    <w:rsid w:val="007A7C46"/>
    <w:rsid w:val="007B0FF9"/>
    <w:rsid w:val="007B11B3"/>
    <w:rsid w:val="007B1979"/>
    <w:rsid w:val="007B1D78"/>
    <w:rsid w:val="007B2B0E"/>
    <w:rsid w:val="007B2DE1"/>
    <w:rsid w:val="007B310D"/>
    <w:rsid w:val="007B3560"/>
    <w:rsid w:val="007B3ACD"/>
    <w:rsid w:val="007B4076"/>
    <w:rsid w:val="007B556F"/>
    <w:rsid w:val="007B5B21"/>
    <w:rsid w:val="007B6808"/>
    <w:rsid w:val="007B6B17"/>
    <w:rsid w:val="007B6BB3"/>
    <w:rsid w:val="007B6D0C"/>
    <w:rsid w:val="007C1638"/>
    <w:rsid w:val="007C3387"/>
    <w:rsid w:val="007C3D34"/>
    <w:rsid w:val="007C3D3D"/>
    <w:rsid w:val="007C5195"/>
    <w:rsid w:val="007C53B0"/>
    <w:rsid w:val="007C67C2"/>
    <w:rsid w:val="007C7414"/>
    <w:rsid w:val="007D1431"/>
    <w:rsid w:val="007D1647"/>
    <w:rsid w:val="007D1C55"/>
    <w:rsid w:val="007D243B"/>
    <w:rsid w:val="007D6086"/>
    <w:rsid w:val="007D682D"/>
    <w:rsid w:val="007D7C22"/>
    <w:rsid w:val="007E0284"/>
    <w:rsid w:val="007E09C8"/>
    <w:rsid w:val="007E264B"/>
    <w:rsid w:val="007E268B"/>
    <w:rsid w:val="007E342C"/>
    <w:rsid w:val="007E350B"/>
    <w:rsid w:val="007E40C5"/>
    <w:rsid w:val="007E4453"/>
    <w:rsid w:val="007E5E87"/>
    <w:rsid w:val="007E6126"/>
    <w:rsid w:val="007E6345"/>
    <w:rsid w:val="007E673F"/>
    <w:rsid w:val="007E716D"/>
    <w:rsid w:val="007E73B7"/>
    <w:rsid w:val="007E7B81"/>
    <w:rsid w:val="007E7E64"/>
    <w:rsid w:val="007E7FCF"/>
    <w:rsid w:val="007F0E33"/>
    <w:rsid w:val="007F30AB"/>
    <w:rsid w:val="007F5A9C"/>
    <w:rsid w:val="007F5F8B"/>
    <w:rsid w:val="007F7936"/>
    <w:rsid w:val="007F79B8"/>
    <w:rsid w:val="00800942"/>
    <w:rsid w:val="00801D45"/>
    <w:rsid w:val="008030F4"/>
    <w:rsid w:val="00804E67"/>
    <w:rsid w:val="008051C6"/>
    <w:rsid w:val="00805224"/>
    <w:rsid w:val="00807092"/>
    <w:rsid w:val="00807397"/>
    <w:rsid w:val="00810A09"/>
    <w:rsid w:val="008127A0"/>
    <w:rsid w:val="00813557"/>
    <w:rsid w:val="00814D3F"/>
    <w:rsid w:val="00814DE3"/>
    <w:rsid w:val="008156D8"/>
    <w:rsid w:val="0081678D"/>
    <w:rsid w:val="00817E57"/>
    <w:rsid w:val="0082133E"/>
    <w:rsid w:val="00821D29"/>
    <w:rsid w:val="00824585"/>
    <w:rsid w:val="00825DA2"/>
    <w:rsid w:val="00825EFB"/>
    <w:rsid w:val="008269B5"/>
    <w:rsid w:val="008269E2"/>
    <w:rsid w:val="008307EE"/>
    <w:rsid w:val="008326D7"/>
    <w:rsid w:val="0083295F"/>
    <w:rsid w:val="00833D05"/>
    <w:rsid w:val="00833D80"/>
    <w:rsid w:val="00837779"/>
    <w:rsid w:val="00837AAE"/>
    <w:rsid w:val="00837D9E"/>
    <w:rsid w:val="00837E45"/>
    <w:rsid w:val="00840820"/>
    <w:rsid w:val="00843928"/>
    <w:rsid w:val="0084424C"/>
    <w:rsid w:val="0084617E"/>
    <w:rsid w:val="00847036"/>
    <w:rsid w:val="008470E1"/>
    <w:rsid w:val="008475DD"/>
    <w:rsid w:val="00850911"/>
    <w:rsid w:val="008515D2"/>
    <w:rsid w:val="008530B1"/>
    <w:rsid w:val="008536A8"/>
    <w:rsid w:val="00854F2C"/>
    <w:rsid w:val="0085706C"/>
    <w:rsid w:val="00857C68"/>
    <w:rsid w:val="008601D0"/>
    <w:rsid w:val="00860730"/>
    <w:rsid w:val="00862AEE"/>
    <w:rsid w:val="0086313F"/>
    <w:rsid w:val="008640FC"/>
    <w:rsid w:val="008709D0"/>
    <w:rsid w:val="00871141"/>
    <w:rsid w:val="00872795"/>
    <w:rsid w:val="008737A4"/>
    <w:rsid w:val="00876367"/>
    <w:rsid w:val="00877C8F"/>
    <w:rsid w:val="00882912"/>
    <w:rsid w:val="00883FCA"/>
    <w:rsid w:val="00885012"/>
    <w:rsid w:val="008871F2"/>
    <w:rsid w:val="008873AE"/>
    <w:rsid w:val="00890098"/>
    <w:rsid w:val="00890CF4"/>
    <w:rsid w:val="00891034"/>
    <w:rsid w:val="008910CF"/>
    <w:rsid w:val="00894AD6"/>
    <w:rsid w:val="00897BC4"/>
    <w:rsid w:val="008A0BB4"/>
    <w:rsid w:val="008A309D"/>
    <w:rsid w:val="008A31E4"/>
    <w:rsid w:val="008A3B1C"/>
    <w:rsid w:val="008A6F2F"/>
    <w:rsid w:val="008A74B0"/>
    <w:rsid w:val="008A7C5F"/>
    <w:rsid w:val="008B0475"/>
    <w:rsid w:val="008B104A"/>
    <w:rsid w:val="008B5815"/>
    <w:rsid w:val="008B69FE"/>
    <w:rsid w:val="008B781E"/>
    <w:rsid w:val="008B7D6E"/>
    <w:rsid w:val="008C02E0"/>
    <w:rsid w:val="008C1C50"/>
    <w:rsid w:val="008C3503"/>
    <w:rsid w:val="008C3E84"/>
    <w:rsid w:val="008C460B"/>
    <w:rsid w:val="008C4D79"/>
    <w:rsid w:val="008C5631"/>
    <w:rsid w:val="008C56DF"/>
    <w:rsid w:val="008C6313"/>
    <w:rsid w:val="008D0246"/>
    <w:rsid w:val="008D0547"/>
    <w:rsid w:val="008D2760"/>
    <w:rsid w:val="008D3EAD"/>
    <w:rsid w:val="008D47E9"/>
    <w:rsid w:val="008D68CE"/>
    <w:rsid w:val="008E00A1"/>
    <w:rsid w:val="008E067C"/>
    <w:rsid w:val="008E29A4"/>
    <w:rsid w:val="008E4452"/>
    <w:rsid w:val="008E5F06"/>
    <w:rsid w:val="008E64EB"/>
    <w:rsid w:val="008E7232"/>
    <w:rsid w:val="008E748A"/>
    <w:rsid w:val="008F1A2A"/>
    <w:rsid w:val="008F30CB"/>
    <w:rsid w:val="008F5A6C"/>
    <w:rsid w:val="008F60FF"/>
    <w:rsid w:val="008F649F"/>
    <w:rsid w:val="009016E3"/>
    <w:rsid w:val="00901A8F"/>
    <w:rsid w:val="00901ADB"/>
    <w:rsid w:val="0090233A"/>
    <w:rsid w:val="00903425"/>
    <w:rsid w:val="00903785"/>
    <w:rsid w:val="00903C70"/>
    <w:rsid w:val="00905CB1"/>
    <w:rsid w:val="00905F6C"/>
    <w:rsid w:val="0090650A"/>
    <w:rsid w:val="009066A6"/>
    <w:rsid w:val="00906AB5"/>
    <w:rsid w:val="009131A6"/>
    <w:rsid w:val="00913251"/>
    <w:rsid w:val="009137CA"/>
    <w:rsid w:val="009153F4"/>
    <w:rsid w:val="00916A50"/>
    <w:rsid w:val="009170DC"/>
    <w:rsid w:val="00917BBA"/>
    <w:rsid w:val="00922947"/>
    <w:rsid w:val="009262C3"/>
    <w:rsid w:val="009266D4"/>
    <w:rsid w:val="00926991"/>
    <w:rsid w:val="009279D8"/>
    <w:rsid w:val="00930C08"/>
    <w:rsid w:val="00931E94"/>
    <w:rsid w:val="009321A3"/>
    <w:rsid w:val="00934622"/>
    <w:rsid w:val="00935967"/>
    <w:rsid w:val="00935D7B"/>
    <w:rsid w:val="009406F4"/>
    <w:rsid w:val="00940DB5"/>
    <w:rsid w:val="00941E7D"/>
    <w:rsid w:val="00942048"/>
    <w:rsid w:val="009421EE"/>
    <w:rsid w:val="00942276"/>
    <w:rsid w:val="00942F7B"/>
    <w:rsid w:val="0094346B"/>
    <w:rsid w:val="009455A6"/>
    <w:rsid w:val="00945C0E"/>
    <w:rsid w:val="009472C9"/>
    <w:rsid w:val="00947A7D"/>
    <w:rsid w:val="00950480"/>
    <w:rsid w:val="00951928"/>
    <w:rsid w:val="009526C4"/>
    <w:rsid w:val="00952ADC"/>
    <w:rsid w:val="00952AE9"/>
    <w:rsid w:val="00954566"/>
    <w:rsid w:val="009553B0"/>
    <w:rsid w:val="00955862"/>
    <w:rsid w:val="00955B42"/>
    <w:rsid w:val="00957EDA"/>
    <w:rsid w:val="00960C8C"/>
    <w:rsid w:val="00961162"/>
    <w:rsid w:val="00962D09"/>
    <w:rsid w:val="00963DA6"/>
    <w:rsid w:val="00965B90"/>
    <w:rsid w:val="00967644"/>
    <w:rsid w:val="00970899"/>
    <w:rsid w:val="00971D87"/>
    <w:rsid w:val="00972949"/>
    <w:rsid w:val="009756E9"/>
    <w:rsid w:val="00977945"/>
    <w:rsid w:val="00980931"/>
    <w:rsid w:val="009814C7"/>
    <w:rsid w:val="0098291F"/>
    <w:rsid w:val="00984645"/>
    <w:rsid w:val="00985847"/>
    <w:rsid w:val="0098599D"/>
    <w:rsid w:val="009901DD"/>
    <w:rsid w:val="009909BF"/>
    <w:rsid w:val="00993875"/>
    <w:rsid w:val="00995956"/>
    <w:rsid w:val="00997756"/>
    <w:rsid w:val="009A0D0B"/>
    <w:rsid w:val="009A319C"/>
    <w:rsid w:val="009A46CA"/>
    <w:rsid w:val="009A7D09"/>
    <w:rsid w:val="009B094B"/>
    <w:rsid w:val="009B2A69"/>
    <w:rsid w:val="009B3953"/>
    <w:rsid w:val="009B4034"/>
    <w:rsid w:val="009B556D"/>
    <w:rsid w:val="009C10F5"/>
    <w:rsid w:val="009C231D"/>
    <w:rsid w:val="009C3EEC"/>
    <w:rsid w:val="009C4B62"/>
    <w:rsid w:val="009C5EB3"/>
    <w:rsid w:val="009C6568"/>
    <w:rsid w:val="009C7984"/>
    <w:rsid w:val="009D2FDA"/>
    <w:rsid w:val="009D3619"/>
    <w:rsid w:val="009D3D75"/>
    <w:rsid w:val="009D650E"/>
    <w:rsid w:val="009D6CB0"/>
    <w:rsid w:val="009D78CF"/>
    <w:rsid w:val="009E24F1"/>
    <w:rsid w:val="009E5630"/>
    <w:rsid w:val="009E5D1F"/>
    <w:rsid w:val="009E5D48"/>
    <w:rsid w:val="009E6900"/>
    <w:rsid w:val="009E6CAA"/>
    <w:rsid w:val="009F23CD"/>
    <w:rsid w:val="009F2993"/>
    <w:rsid w:val="009F2EBC"/>
    <w:rsid w:val="009F3E33"/>
    <w:rsid w:val="009F4BF8"/>
    <w:rsid w:val="009F6679"/>
    <w:rsid w:val="009F7033"/>
    <w:rsid w:val="00A0006E"/>
    <w:rsid w:val="00A001D3"/>
    <w:rsid w:val="00A0125D"/>
    <w:rsid w:val="00A037B6"/>
    <w:rsid w:val="00A03DAD"/>
    <w:rsid w:val="00A03F6B"/>
    <w:rsid w:val="00A04279"/>
    <w:rsid w:val="00A0555C"/>
    <w:rsid w:val="00A0739A"/>
    <w:rsid w:val="00A079F0"/>
    <w:rsid w:val="00A10002"/>
    <w:rsid w:val="00A1044E"/>
    <w:rsid w:val="00A105EE"/>
    <w:rsid w:val="00A10F49"/>
    <w:rsid w:val="00A11270"/>
    <w:rsid w:val="00A134E3"/>
    <w:rsid w:val="00A138CE"/>
    <w:rsid w:val="00A13939"/>
    <w:rsid w:val="00A1433D"/>
    <w:rsid w:val="00A1787E"/>
    <w:rsid w:val="00A200AC"/>
    <w:rsid w:val="00A21256"/>
    <w:rsid w:val="00A21668"/>
    <w:rsid w:val="00A218FA"/>
    <w:rsid w:val="00A24C2E"/>
    <w:rsid w:val="00A24D92"/>
    <w:rsid w:val="00A25C8D"/>
    <w:rsid w:val="00A25D86"/>
    <w:rsid w:val="00A2793A"/>
    <w:rsid w:val="00A30F80"/>
    <w:rsid w:val="00A3111E"/>
    <w:rsid w:val="00A31E86"/>
    <w:rsid w:val="00A331A6"/>
    <w:rsid w:val="00A3376A"/>
    <w:rsid w:val="00A33E02"/>
    <w:rsid w:val="00A340AD"/>
    <w:rsid w:val="00A343E0"/>
    <w:rsid w:val="00A34658"/>
    <w:rsid w:val="00A34FDD"/>
    <w:rsid w:val="00A35007"/>
    <w:rsid w:val="00A3538E"/>
    <w:rsid w:val="00A35A10"/>
    <w:rsid w:val="00A368C9"/>
    <w:rsid w:val="00A36ACD"/>
    <w:rsid w:val="00A37171"/>
    <w:rsid w:val="00A374DE"/>
    <w:rsid w:val="00A37FFD"/>
    <w:rsid w:val="00A4038A"/>
    <w:rsid w:val="00A40553"/>
    <w:rsid w:val="00A4132E"/>
    <w:rsid w:val="00A41C1D"/>
    <w:rsid w:val="00A42222"/>
    <w:rsid w:val="00A4300A"/>
    <w:rsid w:val="00A44E1B"/>
    <w:rsid w:val="00A4516D"/>
    <w:rsid w:val="00A4641E"/>
    <w:rsid w:val="00A503D4"/>
    <w:rsid w:val="00A52011"/>
    <w:rsid w:val="00A52070"/>
    <w:rsid w:val="00A5476C"/>
    <w:rsid w:val="00A55BF2"/>
    <w:rsid w:val="00A5679F"/>
    <w:rsid w:val="00A60155"/>
    <w:rsid w:val="00A61302"/>
    <w:rsid w:val="00A61B09"/>
    <w:rsid w:val="00A63A61"/>
    <w:rsid w:val="00A64285"/>
    <w:rsid w:val="00A6580E"/>
    <w:rsid w:val="00A6613C"/>
    <w:rsid w:val="00A66D6B"/>
    <w:rsid w:val="00A7259F"/>
    <w:rsid w:val="00A72D6E"/>
    <w:rsid w:val="00A73627"/>
    <w:rsid w:val="00A74845"/>
    <w:rsid w:val="00A75A68"/>
    <w:rsid w:val="00A75B53"/>
    <w:rsid w:val="00A75E10"/>
    <w:rsid w:val="00A7737F"/>
    <w:rsid w:val="00A803A9"/>
    <w:rsid w:val="00A82207"/>
    <w:rsid w:val="00A84F26"/>
    <w:rsid w:val="00A8578F"/>
    <w:rsid w:val="00A91B63"/>
    <w:rsid w:val="00A92E72"/>
    <w:rsid w:val="00A9375A"/>
    <w:rsid w:val="00A9757D"/>
    <w:rsid w:val="00A97AD2"/>
    <w:rsid w:val="00AA039E"/>
    <w:rsid w:val="00AA19FD"/>
    <w:rsid w:val="00AA2CE4"/>
    <w:rsid w:val="00AA304E"/>
    <w:rsid w:val="00AA37F6"/>
    <w:rsid w:val="00AA38C3"/>
    <w:rsid w:val="00AA4829"/>
    <w:rsid w:val="00AA509B"/>
    <w:rsid w:val="00AA7C1B"/>
    <w:rsid w:val="00AB02B5"/>
    <w:rsid w:val="00AB0F99"/>
    <w:rsid w:val="00AB1B25"/>
    <w:rsid w:val="00AB2063"/>
    <w:rsid w:val="00AB278E"/>
    <w:rsid w:val="00AB27D0"/>
    <w:rsid w:val="00AB2FC2"/>
    <w:rsid w:val="00AB3E62"/>
    <w:rsid w:val="00AB45DA"/>
    <w:rsid w:val="00AB6405"/>
    <w:rsid w:val="00AB7215"/>
    <w:rsid w:val="00AB75FF"/>
    <w:rsid w:val="00AB7C29"/>
    <w:rsid w:val="00AB7D0C"/>
    <w:rsid w:val="00AB7F1B"/>
    <w:rsid w:val="00AC0A6A"/>
    <w:rsid w:val="00AC18BD"/>
    <w:rsid w:val="00AC2409"/>
    <w:rsid w:val="00AC3D92"/>
    <w:rsid w:val="00AC4A16"/>
    <w:rsid w:val="00AD33E6"/>
    <w:rsid w:val="00AD4BE9"/>
    <w:rsid w:val="00AD504B"/>
    <w:rsid w:val="00AD7647"/>
    <w:rsid w:val="00AE40AF"/>
    <w:rsid w:val="00AE4809"/>
    <w:rsid w:val="00AE52EB"/>
    <w:rsid w:val="00AE757B"/>
    <w:rsid w:val="00AF174E"/>
    <w:rsid w:val="00AF1B3A"/>
    <w:rsid w:val="00AF1DB9"/>
    <w:rsid w:val="00AF22E2"/>
    <w:rsid w:val="00AF26F3"/>
    <w:rsid w:val="00AF3795"/>
    <w:rsid w:val="00AF451F"/>
    <w:rsid w:val="00AF488F"/>
    <w:rsid w:val="00AF58A9"/>
    <w:rsid w:val="00AF60FE"/>
    <w:rsid w:val="00AF6831"/>
    <w:rsid w:val="00AF6E7F"/>
    <w:rsid w:val="00AF7061"/>
    <w:rsid w:val="00B034CB"/>
    <w:rsid w:val="00B03A19"/>
    <w:rsid w:val="00B04442"/>
    <w:rsid w:val="00B04BF6"/>
    <w:rsid w:val="00B05BC2"/>
    <w:rsid w:val="00B06BB8"/>
    <w:rsid w:val="00B11411"/>
    <w:rsid w:val="00B11B50"/>
    <w:rsid w:val="00B14F21"/>
    <w:rsid w:val="00B1516A"/>
    <w:rsid w:val="00B15AF7"/>
    <w:rsid w:val="00B2024F"/>
    <w:rsid w:val="00B202AC"/>
    <w:rsid w:val="00B20D8C"/>
    <w:rsid w:val="00B220E2"/>
    <w:rsid w:val="00B23F0B"/>
    <w:rsid w:val="00B241F9"/>
    <w:rsid w:val="00B26121"/>
    <w:rsid w:val="00B274A2"/>
    <w:rsid w:val="00B335BF"/>
    <w:rsid w:val="00B34A2A"/>
    <w:rsid w:val="00B36B93"/>
    <w:rsid w:val="00B36CDF"/>
    <w:rsid w:val="00B40BF8"/>
    <w:rsid w:val="00B41E75"/>
    <w:rsid w:val="00B41EC4"/>
    <w:rsid w:val="00B42F99"/>
    <w:rsid w:val="00B43D4E"/>
    <w:rsid w:val="00B462AA"/>
    <w:rsid w:val="00B471DD"/>
    <w:rsid w:val="00B47902"/>
    <w:rsid w:val="00B47E0B"/>
    <w:rsid w:val="00B505F4"/>
    <w:rsid w:val="00B51333"/>
    <w:rsid w:val="00B5485F"/>
    <w:rsid w:val="00B54AC2"/>
    <w:rsid w:val="00B55356"/>
    <w:rsid w:val="00B554C7"/>
    <w:rsid w:val="00B57317"/>
    <w:rsid w:val="00B577D8"/>
    <w:rsid w:val="00B6288C"/>
    <w:rsid w:val="00B63654"/>
    <w:rsid w:val="00B64301"/>
    <w:rsid w:val="00B64F0A"/>
    <w:rsid w:val="00B6533B"/>
    <w:rsid w:val="00B66787"/>
    <w:rsid w:val="00B670E9"/>
    <w:rsid w:val="00B733A0"/>
    <w:rsid w:val="00B73951"/>
    <w:rsid w:val="00B74258"/>
    <w:rsid w:val="00B75B3B"/>
    <w:rsid w:val="00B76C9A"/>
    <w:rsid w:val="00B774C8"/>
    <w:rsid w:val="00B80014"/>
    <w:rsid w:val="00B80866"/>
    <w:rsid w:val="00B8263D"/>
    <w:rsid w:val="00B83BB5"/>
    <w:rsid w:val="00B84A08"/>
    <w:rsid w:val="00B85874"/>
    <w:rsid w:val="00B877E0"/>
    <w:rsid w:val="00B91934"/>
    <w:rsid w:val="00B91ACB"/>
    <w:rsid w:val="00B9435E"/>
    <w:rsid w:val="00B94C6B"/>
    <w:rsid w:val="00B956EB"/>
    <w:rsid w:val="00B9692A"/>
    <w:rsid w:val="00B96BE2"/>
    <w:rsid w:val="00B96C79"/>
    <w:rsid w:val="00BA0D73"/>
    <w:rsid w:val="00BA1739"/>
    <w:rsid w:val="00BA1819"/>
    <w:rsid w:val="00BA2857"/>
    <w:rsid w:val="00BA3603"/>
    <w:rsid w:val="00BA509A"/>
    <w:rsid w:val="00BA6D33"/>
    <w:rsid w:val="00BA78E7"/>
    <w:rsid w:val="00BB0005"/>
    <w:rsid w:val="00BB1A26"/>
    <w:rsid w:val="00BB3A65"/>
    <w:rsid w:val="00BB3D77"/>
    <w:rsid w:val="00BB521F"/>
    <w:rsid w:val="00BB6025"/>
    <w:rsid w:val="00BC0E82"/>
    <w:rsid w:val="00BC1330"/>
    <w:rsid w:val="00BC19CF"/>
    <w:rsid w:val="00BC1E3B"/>
    <w:rsid w:val="00BC3775"/>
    <w:rsid w:val="00BC5600"/>
    <w:rsid w:val="00BD083B"/>
    <w:rsid w:val="00BD18AA"/>
    <w:rsid w:val="00BD2CD8"/>
    <w:rsid w:val="00BD3AE2"/>
    <w:rsid w:val="00BD43D2"/>
    <w:rsid w:val="00BD4B5B"/>
    <w:rsid w:val="00BD4D42"/>
    <w:rsid w:val="00BD61D5"/>
    <w:rsid w:val="00BE0F23"/>
    <w:rsid w:val="00BE2815"/>
    <w:rsid w:val="00BE3370"/>
    <w:rsid w:val="00BE4247"/>
    <w:rsid w:val="00BE4A22"/>
    <w:rsid w:val="00BE5292"/>
    <w:rsid w:val="00BE5566"/>
    <w:rsid w:val="00BE6BF7"/>
    <w:rsid w:val="00BE7A04"/>
    <w:rsid w:val="00BF16EB"/>
    <w:rsid w:val="00BF48C9"/>
    <w:rsid w:val="00BF590B"/>
    <w:rsid w:val="00BF6266"/>
    <w:rsid w:val="00BF6F44"/>
    <w:rsid w:val="00BF74D1"/>
    <w:rsid w:val="00BF7938"/>
    <w:rsid w:val="00BF7CE1"/>
    <w:rsid w:val="00C02335"/>
    <w:rsid w:val="00C02D5E"/>
    <w:rsid w:val="00C041E8"/>
    <w:rsid w:val="00C06A7E"/>
    <w:rsid w:val="00C06E98"/>
    <w:rsid w:val="00C11BC9"/>
    <w:rsid w:val="00C135DC"/>
    <w:rsid w:val="00C14166"/>
    <w:rsid w:val="00C151D2"/>
    <w:rsid w:val="00C15D17"/>
    <w:rsid w:val="00C177A7"/>
    <w:rsid w:val="00C17C9A"/>
    <w:rsid w:val="00C21873"/>
    <w:rsid w:val="00C21D83"/>
    <w:rsid w:val="00C21F3F"/>
    <w:rsid w:val="00C238FC"/>
    <w:rsid w:val="00C24323"/>
    <w:rsid w:val="00C2448A"/>
    <w:rsid w:val="00C24EB3"/>
    <w:rsid w:val="00C272E4"/>
    <w:rsid w:val="00C30E11"/>
    <w:rsid w:val="00C33146"/>
    <w:rsid w:val="00C334DC"/>
    <w:rsid w:val="00C42582"/>
    <w:rsid w:val="00C43415"/>
    <w:rsid w:val="00C4399F"/>
    <w:rsid w:val="00C44765"/>
    <w:rsid w:val="00C45B22"/>
    <w:rsid w:val="00C5065C"/>
    <w:rsid w:val="00C50C64"/>
    <w:rsid w:val="00C51B02"/>
    <w:rsid w:val="00C544D6"/>
    <w:rsid w:val="00C558A0"/>
    <w:rsid w:val="00C55D0C"/>
    <w:rsid w:val="00C5686C"/>
    <w:rsid w:val="00C56DFA"/>
    <w:rsid w:val="00C579A6"/>
    <w:rsid w:val="00C57F89"/>
    <w:rsid w:val="00C60536"/>
    <w:rsid w:val="00C60734"/>
    <w:rsid w:val="00C62538"/>
    <w:rsid w:val="00C627C8"/>
    <w:rsid w:val="00C63DCA"/>
    <w:rsid w:val="00C647CF"/>
    <w:rsid w:val="00C66CB6"/>
    <w:rsid w:val="00C66F55"/>
    <w:rsid w:val="00C6724D"/>
    <w:rsid w:val="00C67FD0"/>
    <w:rsid w:val="00C67FEE"/>
    <w:rsid w:val="00C708AE"/>
    <w:rsid w:val="00C70E1F"/>
    <w:rsid w:val="00C714A4"/>
    <w:rsid w:val="00C72975"/>
    <w:rsid w:val="00C72DA7"/>
    <w:rsid w:val="00C73E76"/>
    <w:rsid w:val="00C745A2"/>
    <w:rsid w:val="00C7677C"/>
    <w:rsid w:val="00C770C9"/>
    <w:rsid w:val="00C81EAA"/>
    <w:rsid w:val="00C8256A"/>
    <w:rsid w:val="00C82E4D"/>
    <w:rsid w:val="00C835AC"/>
    <w:rsid w:val="00C856CC"/>
    <w:rsid w:val="00C86CDB"/>
    <w:rsid w:val="00C91099"/>
    <w:rsid w:val="00C91907"/>
    <w:rsid w:val="00C928E4"/>
    <w:rsid w:val="00C93850"/>
    <w:rsid w:val="00C9451B"/>
    <w:rsid w:val="00C9532E"/>
    <w:rsid w:val="00C96ACA"/>
    <w:rsid w:val="00C97538"/>
    <w:rsid w:val="00CA24FC"/>
    <w:rsid w:val="00CA3E58"/>
    <w:rsid w:val="00CA587A"/>
    <w:rsid w:val="00CA5AB3"/>
    <w:rsid w:val="00CA694F"/>
    <w:rsid w:val="00CB12D6"/>
    <w:rsid w:val="00CB1D5A"/>
    <w:rsid w:val="00CB30B6"/>
    <w:rsid w:val="00CB311E"/>
    <w:rsid w:val="00CB5332"/>
    <w:rsid w:val="00CB57CA"/>
    <w:rsid w:val="00CB5E8A"/>
    <w:rsid w:val="00CB5FDD"/>
    <w:rsid w:val="00CB6456"/>
    <w:rsid w:val="00CB78EC"/>
    <w:rsid w:val="00CB7A8D"/>
    <w:rsid w:val="00CC1673"/>
    <w:rsid w:val="00CC275E"/>
    <w:rsid w:val="00CC2CF1"/>
    <w:rsid w:val="00CC30C7"/>
    <w:rsid w:val="00CC4003"/>
    <w:rsid w:val="00CC4D5A"/>
    <w:rsid w:val="00CC69F6"/>
    <w:rsid w:val="00CC7884"/>
    <w:rsid w:val="00CD134B"/>
    <w:rsid w:val="00CD1A6F"/>
    <w:rsid w:val="00CD5FF0"/>
    <w:rsid w:val="00CD6C6F"/>
    <w:rsid w:val="00CE01AC"/>
    <w:rsid w:val="00CE2D23"/>
    <w:rsid w:val="00CE4097"/>
    <w:rsid w:val="00CE51B1"/>
    <w:rsid w:val="00CE7459"/>
    <w:rsid w:val="00CE7E97"/>
    <w:rsid w:val="00CF04DD"/>
    <w:rsid w:val="00CF1058"/>
    <w:rsid w:val="00CF2A87"/>
    <w:rsid w:val="00CF39C0"/>
    <w:rsid w:val="00CF4C92"/>
    <w:rsid w:val="00D00A09"/>
    <w:rsid w:val="00D02256"/>
    <w:rsid w:val="00D02EEC"/>
    <w:rsid w:val="00D034BD"/>
    <w:rsid w:val="00D0530C"/>
    <w:rsid w:val="00D05514"/>
    <w:rsid w:val="00D0620C"/>
    <w:rsid w:val="00D071C7"/>
    <w:rsid w:val="00D07BA0"/>
    <w:rsid w:val="00D10765"/>
    <w:rsid w:val="00D10C9D"/>
    <w:rsid w:val="00D138FE"/>
    <w:rsid w:val="00D13CEA"/>
    <w:rsid w:val="00D147DB"/>
    <w:rsid w:val="00D16DEE"/>
    <w:rsid w:val="00D20E1F"/>
    <w:rsid w:val="00D21743"/>
    <w:rsid w:val="00D22C81"/>
    <w:rsid w:val="00D233A1"/>
    <w:rsid w:val="00D27277"/>
    <w:rsid w:val="00D3121C"/>
    <w:rsid w:val="00D33615"/>
    <w:rsid w:val="00D33911"/>
    <w:rsid w:val="00D33C19"/>
    <w:rsid w:val="00D347FD"/>
    <w:rsid w:val="00D35FB0"/>
    <w:rsid w:val="00D36795"/>
    <w:rsid w:val="00D3757F"/>
    <w:rsid w:val="00D41878"/>
    <w:rsid w:val="00D420B0"/>
    <w:rsid w:val="00D456D5"/>
    <w:rsid w:val="00D45804"/>
    <w:rsid w:val="00D46B6E"/>
    <w:rsid w:val="00D46D34"/>
    <w:rsid w:val="00D47960"/>
    <w:rsid w:val="00D51449"/>
    <w:rsid w:val="00D5230D"/>
    <w:rsid w:val="00D52747"/>
    <w:rsid w:val="00D5339C"/>
    <w:rsid w:val="00D54398"/>
    <w:rsid w:val="00D60E10"/>
    <w:rsid w:val="00D614B4"/>
    <w:rsid w:val="00D62161"/>
    <w:rsid w:val="00D637EB"/>
    <w:rsid w:val="00D659E7"/>
    <w:rsid w:val="00D70062"/>
    <w:rsid w:val="00D71719"/>
    <w:rsid w:val="00D72C6C"/>
    <w:rsid w:val="00D740F0"/>
    <w:rsid w:val="00D8043E"/>
    <w:rsid w:val="00D80B14"/>
    <w:rsid w:val="00D8110D"/>
    <w:rsid w:val="00D83C84"/>
    <w:rsid w:val="00D848FE"/>
    <w:rsid w:val="00D85199"/>
    <w:rsid w:val="00D854DF"/>
    <w:rsid w:val="00D86D52"/>
    <w:rsid w:val="00D9002C"/>
    <w:rsid w:val="00D90BC7"/>
    <w:rsid w:val="00D92B4C"/>
    <w:rsid w:val="00D93575"/>
    <w:rsid w:val="00D957A5"/>
    <w:rsid w:val="00D96C6F"/>
    <w:rsid w:val="00D96CDB"/>
    <w:rsid w:val="00D978B5"/>
    <w:rsid w:val="00DA17A9"/>
    <w:rsid w:val="00DA1B7C"/>
    <w:rsid w:val="00DA32B6"/>
    <w:rsid w:val="00DA375E"/>
    <w:rsid w:val="00DA4331"/>
    <w:rsid w:val="00DA4EB2"/>
    <w:rsid w:val="00DA613C"/>
    <w:rsid w:val="00DA7289"/>
    <w:rsid w:val="00DB3477"/>
    <w:rsid w:val="00DB37EC"/>
    <w:rsid w:val="00DB5627"/>
    <w:rsid w:val="00DB5CD4"/>
    <w:rsid w:val="00DB6225"/>
    <w:rsid w:val="00DC31F8"/>
    <w:rsid w:val="00DC4850"/>
    <w:rsid w:val="00DC6FCD"/>
    <w:rsid w:val="00DD061E"/>
    <w:rsid w:val="00DD2AAC"/>
    <w:rsid w:val="00DD2E85"/>
    <w:rsid w:val="00DD39F6"/>
    <w:rsid w:val="00DD4784"/>
    <w:rsid w:val="00DD49B7"/>
    <w:rsid w:val="00DD4A44"/>
    <w:rsid w:val="00DE16B0"/>
    <w:rsid w:val="00DE17CF"/>
    <w:rsid w:val="00DE1B0A"/>
    <w:rsid w:val="00DE248F"/>
    <w:rsid w:val="00DE2A15"/>
    <w:rsid w:val="00DE32F8"/>
    <w:rsid w:val="00DE3734"/>
    <w:rsid w:val="00DE52DB"/>
    <w:rsid w:val="00DE5BF8"/>
    <w:rsid w:val="00DE734E"/>
    <w:rsid w:val="00DE787F"/>
    <w:rsid w:val="00DF01D6"/>
    <w:rsid w:val="00DF076B"/>
    <w:rsid w:val="00DF1794"/>
    <w:rsid w:val="00DF47DA"/>
    <w:rsid w:val="00DF52A4"/>
    <w:rsid w:val="00DF63EF"/>
    <w:rsid w:val="00DF6EC9"/>
    <w:rsid w:val="00E00BE4"/>
    <w:rsid w:val="00E015E2"/>
    <w:rsid w:val="00E02BF3"/>
    <w:rsid w:val="00E05E36"/>
    <w:rsid w:val="00E06F69"/>
    <w:rsid w:val="00E10325"/>
    <w:rsid w:val="00E1281C"/>
    <w:rsid w:val="00E14316"/>
    <w:rsid w:val="00E14E63"/>
    <w:rsid w:val="00E15ECA"/>
    <w:rsid w:val="00E164ED"/>
    <w:rsid w:val="00E21668"/>
    <w:rsid w:val="00E21CB3"/>
    <w:rsid w:val="00E26477"/>
    <w:rsid w:val="00E2725E"/>
    <w:rsid w:val="00E32CF8"/>
    <w:rsid w:val="00E34A33"/>
    <w:rsid w:val="00E34A8E"/>
    <w:rsid w:val="00E34B2F"/>
    <w:rsid w:val="00E35FF5"/>
    <w:rsid w:val="00E37F3D"/>
    <w:rsid w:val="00E37F52"/>
    <w:rsid w:val="00E41425"/>
    <w:rsid w:val="00E43A57"/>
    <w:rsid w:val="00E43C6F"/>
    <w:rsid w:val="00E460B2"/>
    <w:rsid w:val="00E46959"/>
    <w:rsid w:val="00E46DA4"/>
    <w:rsid w:val="00E46EF1"/>
    <w:rsid w:val="00E47301"/>
    <w:rsid w:val="00E5026B"/>
    <w:rsid w:val="00E52389"/>
    <w:rsid w:val="00E523BE"/>
    <w:rsid w:val="00E531C0"/>
    <w:rsid w:val="00E5457B"/>
    <w:rsid w:val="00E56110"/>
    <w:rsid w:val="00E56716"/>
    <w:rsid w:val="00E57C01"/>
    <w:rsid w:val="00E6082C"/>
    <w:rsid w:val="00E622EE"/>
    <w:rsid w:val="00E623C5"/>
    <w:rsid w:val="00E62D5B"/>
    <w:rsid w:val="00E64349"/>
    <w:rsid w:val="00E727E6"/>
    <w:rsid w:val="00E72C58"/>
    <w:rsid w:val="00E744F2"/>
    <w:rsid w:val="00E746AA"/>
    <w:rsid w:val="00E753D6"/>
    <w:rsid w:val="00E75678"/>
    <w:rsid w:val="00E7594E"/>
    <w:rsid w:val="00E76E32"/>
    <w:rsid w:val="00E770B6"/>
    <w:rsid w:val="00E772E1"/>
    <w:rsid w:val="00E77AA2"/>
    <w:rsid w:val="00E77E24"/>
    <w:rsid w:val="00E85F8F"/>
    <w:rsid w:val="00E861FE"/>
    <w:rsid w:val="00E9032F"/>
    <w:rsid w:val="00E916F1"/>
    <w:rsid w:val="00E919D2"/>
    <w:rsid w:val="00E923E2"/>
    <w:rsid w:val="00E9259A"/>
    <w:rsid w:val="00E939A4"/>
    <w:rsid w:val="00EA0D18"/>
    <w:rsid w:val="00EA10A8"/>
    <w:rsid w:val="00EA19CE"/>
    <w:rsid w:val="00EA1A9C"/>
    <w:rsid w:val="00EA20E6"/>
    <w:rsid w:val="00EA38F2"/>
    <w:rsid w:val="00EA553E"/>
    <w:rsid w:val="00EA5F88"/>
    <w:rsid w:val="00EA682B"/>
    <w:rsid w:val="00EA7934"/>
    <w:rsid w:val="00EA7C11"/>
    <w:rsid w:val="00EA7F07"/>
    <w:rsid w:val="00EB102E"/>
    <w:rsid w:val="00EB4571"/>
    <w:rsid w:val="00EB4A8C"/>
    <w:rsid w:val="00EB505C"/>
    <w:rsid w:val="00EB53D9"/>
    <w:rsid w:val="00EB7BDB"/>
    <w:rsid w:val="00EC2E52"/>
    <w:rsid w:val="00EC2EFD"/>
    <w:rsid w:val="00EC5D97"/>
    <w:rsid w:val="00EC60A4"/>
    <w:rsid w:val="00ED0BB1"/>
    <w:rsid w:val="00ED0F8C"/>
    <w:rsid w:val="00ED33B3"/>
    <w:rsid w:val="00ED3995"/>
    <w:rsid w:val="00ED4128"/>
    <w:rsid w:val="00ED5378"/>
    <w:rsid w:val="00ED6C57"/>
    <w:rsid w:val="00ED71D8"/>
    <w:rsid w:val="00ED7DF7"/>
    <w:rsid w:val="00EE102D"/>
    <w:rsid w:val="00EE127F"/>
    <w:rsid w:val="00EE237A"/>
    <w:rsid w:val="00EE2CC9"/>
    <w:rsid w:val="00EE2D75"/>
    <w:rsid w:val="00EE5AAA"/>
    <w:rsid w:val="00EE5B86"/>
    <w:rsid w:val="00EE748E"/>
    <w:rsid w:val="00EE76ED"/>
    <w:rsid w:val="00EE7E29"/>
    <w:rsid w:val="00EF0C16"/>
    <w:rsid w:val="00EF1A26"/>
    <w:rsid w:val="00EF2B08"/>
    <w:rsid w:val="00EF7273"/>
    <w:rsid w:val="00EF7409"/>
    <w:rsid w:val="00F00293"/>
    <w:rsid w:val="00F01579"/>
    <w:rsid w:val="00F01BC7"/>
    <w:rsid w:val="00F01DAD"/>
    <w:rsid w:val="00F01FD4"/>
    <w:rsid w:val="00F025E1"/>
    <w:rsid w:val="00F026DF"/>
    <w:rsid w:val="00F02B9F"/>
    <w:rsid w:val="00F02F31"/>
    <w:rsid w:val="00F03331"/>
    <w:rsid w:val="00F04960"/>
    <w:rsid w:val="00F058DA"/>
    <w:rsid w:val="00F06444"/>
    <w:rsid w:val="00F104AB"/>
    <w:rsid w:val="00F107ED"/>
    <w:rsid w:val="00F10B8A"/>
    <w:rsid w:val="00F13A9A"/>
    <w:rsid w:val="00F15F70"/>
    <w:rsid w:val="00F20BFE"/>
    <w:rsid w:val="00F210A0"/>
    <w:rsid w:val="00F212DF"/>
    <w:rsid w:val="00F227A1"/>
    <w:rsid w:val="00F23A90"/>
    <w:rsid w:val="00F27486"/>
    <w:rsid w:val="00F275BB"/>
    <w:rsid w:val="00F300C8"/>
    <w:rsid w:val="00F32E8D"/>
    <w:rsid w:val="00F3564E"/>
    <w:rsid w:val="00F365A3"/>
    <w:rsid w:val="00F424D5"/>
    <w:rsid w:val="00F459F9"/>
    <w:rsid w:val="00F46D3F"/>
    <w:rsid w:val="00F5261B"/>
    <w:rsid w:val="00F52C22"/>
    <w:rsid w:val="00F54292"/>
    <w:rsid w:val="00F54B25"/>
    <w:rsid w:val="00F55266"/>
    <w:rsid w:val="00F56D04"/>
    <w:rsid w:val="00F571CB"/>
    <w:rsid w:val="00F600D3"/>
    <w:rsid w:val="00F62BAE"/>
    <w:rsid w:val="00F636C7"/>
    <w:rsid w:val="00F64521"/>
    <w:rsid w:val="00F65810"/>
    <w:rsid w:val="00F669FA"/>
    <w:rsid w:val="00F67112"/>
    <w:rsid w:val="00F701D9"/>
    <w:rsid w:val="00F707F2"/>
    <w:rsid w:val="00F717C6"/>
    <w:rsid w:val="00F7360C"/>
    <w:rsid w:val="00F75F26"/>
    <w:rsid w:val="00F76F83"/>
    <w:rsid w:val="00F775B4"/>
    <w:rsid w:val="00F800DD"/>
    <w:rsid w:val="00F81147"/>
    <w:rsid w:val="00F81528"/>
    <w:rsid w:val="00F815AC"/>
    <w:rsid w:val="00F81709"/>
    <w:rsid w:val="00F81D45"/>
    <w:rsid w:val="00F83A3E"/>
    <w:rsid w:val="00F83D69"/>
    <w:rsid w:val="00F84ABD"/>
    <w:rsid w:val="00F850EA"/>
    <w:rsid w:val="00F86EB8"/>
    <w:rsid w:val="00F8786C"/>
    <w:rsid w:val="00F90AD7"/>
    <w:rsid w:val="00F90E56"/>
    <w:rsid w:val="00F93B24"/>
    <w:rsid w:val="00F93EED"/>
    <w:rsid w:val="00F948FA"/>
    <w:rsid w:val="00F94DAE"/>
    <w:rsid w:val="00F968B6"/>
    <w:rsid w:val="00FA0290"/>
    <w:rsid w:val="00FA0700"/>
    <w:rsid w:val="00FA092B"/>
    <w:rsid w:val="00FA0BC9"/>
    <w:rsid w:val="00FA28AF"/>
    <w:rsid w:val="00FA2B4D"/>
    <w:rsid w:val="00FA3155"/>
    <w:rsid w:val="00FA31F3"/>
    <w:rsid w:val="00FA5D55"/>
    <w:rsid w:val="00FA5ED2"/>
    <w:rsid w:val="00FA7260"/>
    <w:rsid w:val="00FB2303"/>
    <w:rsid w:val="00FB2D89"/>
    <w:rsid w:val="00FB38C8"/>
    <w:rsid w:val="00FB3B79"/>
    <w:rsid w:val="00FB4189"/>
    <w:rsid w:val="00FB4A97"/>
    <w:rsid w:val="00FB54B4"/>
    <w:rsid w:val="00FB553F"/>
    <w:rsid w:val="00FB5947"/>
    <w:rsid w:val="00FB649C"/>
    <w:rsid w:val="00FC0D4F"/>
    <w:rsid w:val="00FC1466"/>
    <w:rsid w:val="00FC1B39"/>
    <w:rsid w:val="00FC1F2D"/>
    <w:rsid w:val="00FC224D"/>
    <w:rsid w:val="00FC2500"/>
    <w:rsid w:val="00FC30E7"/>
    <w:rsid w:val="00FC54D2"/>
    <w:rsid w:val="00FC5C70"/>
    <w:rsid w:val="00FC670C"/>
    <w:rsid w:val="00FC6980"/>
    <w:rsid w:val="00FC72E6"/>
    <w:rsid w:val="00FD0015"/>
    <w:rsid w:val="00FD2CC7"/>
    <w:rsid w:val="00FD363A"/>
    <w:rsid w:val="00FD671B"/>
    <w:rsid w:val="00FD7569"/>
    <w:rsid w:val="00FE00D0"/>
    <w:rsid w:val="00FE1EDF"/>
    <w:rsid w:val="00FE49E2"/>
    <w:rsid w:val="00FE4B9B"/>
    <w:rsid w:val="00FE54A1"/>
    <w:rsid w:val="00FE6047"/>
    <w:rsid w:val="00FE74EE"/>
    <w:rsid w:val="00FF1E01"/>
    <w:rsid w:val="00FF271C"/>
    <w:rsid w:val="00FF2FD0"/>
    <w:rsid w:val="00FF3C30"/>
    <w:rsid w:val="00FF51F1"/>
    <w:rsid w:val="00FF6306"/>
    <w:rsid w:val="00FF6EB7"/>
    <w:rsid w:val="00FF740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 strokecolor="none [3200]">
      <v:stroke color="none [3200]" weight="2.5pt"/>
      <v:shadow color="#868686"/>
    </o:shapedefaults>
    <o:shapelayout v:ext="edit">
      <o:idmap v:ext="edit" data="1"/>
    </o:shapelayout>
  </w:shapeDefaults>
  <w:decimalSymbol w:val="."/>
  <w:listSeparator w:val=","/>
  <w14:docId w14:val="4FC0C5AA"/>
  <w15:docId w15:val="{358CB025-8993-4899-A458-E433FE51C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60B2"/>
    <w:pPr>
      <w:ind w:firstLine="360"/>
    </w:pPr>
    <w:rPr>
      <w:sz w:val="24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E460B2"/>
    <w:pPr>
      <w:numPr>
        <w:numId w:val="90"/>
      </w:numPr>
      <w:spacing w:before="600" w:after="80"/>
      <w:outlineLvl w:val="0"/>
    </w:pPr>
    <w:rPr>
      <w:rFonts w:ascii="Cambria" w:hAnsi="Cambria"/>
      <w:b/>
      <w:bCs/>
      <w:color w:val="1F497D" w:themeColor="text2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numPr>
        <w:numId w:val="92"/>
      </w:numPr>
      <w:spacing w:before="200" w:after="8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E460B2"/>
    <w:rPr>
      <w:rFonts w:ascii="Cambria" w:hAnsi="Cambria"/>
      <w:b/>
      <w:bCs/>
      <w:color w:val="1F497D" w:themeColor="text2"/>
      <w:sz w:val="24"/>
      <w:szCs w:val="24"/>
      <w:lang w:bidi="en-US"/>
    </w:rPr>
  </w:style>
  <w:style w:type="character" w:customStyle="1" w:styleId="Heading2Char">
    <w:name w:val="Heading 2 Char"/>
    <w:link w:val="Heading2"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customStyle="1" w:styleId="TitleChar">
    <w:name w:val="Title Char"/>
    <w:link w:val="Title"/>
    <w:uiPriority w:val="10"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Cs w:val="24"/>
    </w:rPr>
  </w:style>
  <w:style w:type="character" w:customStyle="1" w:styleId="SubtitleChar">
    <w:name w:val="Subtitle Char"/>
    <w:link w:val="Subtitle"/>
    <w:uiPriority w:val="11"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FA2B4D"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sid w:val="00FA2B4D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Cs w:val="24"/>
    </w:rPr>
  </w:style>
  <w:style w:type="character" w:customStyle="1" w:styleId="IntenseQuoteChar">
    <w:name w:val="Intense Quote Char"/>
    <w:link w:val="IntenseQuote"/>
    <w:uiPriority w:val="30"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>
      <w:numPr>
        <w:numId w:val="0"/>
      </w:numPr>
      <w:outlineLvl w:val="9"/>
    </w:pPr>
  </w:style>
  <w:style w:type="paragraph" w:customStyle="1" w:styleId="LogoText">
    <w:name w:val="LogoText"/>
    <w:basedOn w:val="CommentText"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rsid w:val="006A582B"/>
    <w:rPr>
      <w:sz w:val="20"/>
      <w:szCs w:val="20"/>
    </w:rPr>
  </w:style>
  <w:style w:type="character" w:customStyle="1" w:styleId="CommentTextChar">
    <w:name w:val="Comment Text Char"/>
    <w:link w:val="CommentText"/>
    <w:rsid w:val="006A582B"/>
    <w:rPr>
      <w:sz w:val="20"/>
      <w:szCs w:val="20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uiPriority w:val="99"/>
    <w:rsid w:val="006A582B"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82B"/>
  </w:style>
  <w:style w:type="character" w:styleId="PageNumber">
    <w:name w:val="page number"/>
    <w:basedOn w:val="DefaultParagraphFont"/>
    <w:rsid w:val="006A582B"/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871141"/>
    <w:rPr>
      <w:color w:val="9454C3"/>
      <w:u w:val="single"/>
    </w:rPr>
  </w:style>
  <w:style w:type="paragraph" w:customStyle="1" w:styleId="BulletL1">
    <w:name w:val="Bullet_L1"/>
    <w:basedOn w:val="Normal"/>
    <w:rsid w:val="00FC1466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F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3D255C"/>
    <w:rPr>
      <w:color w:val="808080"/>
    </w:rPr>
  </w:style>
  <w:style w:type="paragraph" w:styleId="Date">
    <w:name w:val="Date"/>
    <w:basedOn w:val="Normal"/>
    <w:next w:val="Normal"/>
    <w:link w:val="DateChar"/>
    <w:rsid w:val="00A61302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customStyle="1" w:styleId="DateChar">
    <w:name w:val="Date Char"/>
    <w:link w:val="Date"/>
    <w:rsid w:val="00A61302"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rsid w:val="00F67112"/>
    <w:rPr>
      <w:color w:val="3EBBF0"/>
      <w:u w:val="single"/>
    </w:rPr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aliases w:val="CVX Body Text,RFP Body Text,T,body text,bt,Tempo Body Text,B,L&amp;T body text,Body,Body Text1,1,L&amp;T body text Char,RFP Body Text Char,T Char,body text Char,bt Char,Tempo Body Text Char,B Char,ACS body text,AvtalBrödtext,Bodytext,B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character" w:customStyle="1" w:styleId="BodyTextChar">
    <w:name w:val="Body Text Char"/>
    <w:basedOn w:val="DefaultParagraphFont"/>
    <w:uiPriority w:val="99"/>
    <w:semiHidden/>
    <w:rsid w:val="00CE51B1"/>
  </w:style>
  <w:style w:type="character" w:customStyle="1" w:styleId="BodyTextChar1">
    <w:name w:val="Body Text Char1"/>
    <w:aliases w:val="CVX Body Text Char,RFP Body Text Char1,T Char1,body text Char1,bt Char1,Tempo Body Text Char1,B Char1,L&amp;T body text Char1,Body Char,Body Text1 Char,1 Char,L&amp;T body text Char Char,RFP Body Text Char Char,T Char Char,body text Char Char"/>
    <w:link w:val="BodyText"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C5EB3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C5EB3"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rsid w:val="003622B5"/>
    <w:pPr>
      <w:spacing w:before="100" w:beforeAutospacing="1" w:after="100" w:afterAutospacing="1"/>
      <w:ind w:firstLine="0"/>
    </w:pPr>
    <w:rPr>
      <w:rFonts w:ascii="Times New Roman" w:hAnsi="Times New Roman"/>
      <w:szCs w:val="24"/>
      <w:lang w:bidi="ar-SA"/>
    </w:rPr>
  </w:style>
  <w:style w:type="character" w:styleId="CommentReference">
    <w:name w:val="annotation reference"/>
    <w:uiPriority w:val="99"/>
    <w:semiHidden/>
    <w:unhideWhenUsed/>
    <w:rsid w:val="000352B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2B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352B6"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rsid w:val="00B114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4828AC"/>
    <w:rPr>
      <w:sz w:val="22"/>
      <w:szCs w:val="22"/>
      <w:lang w:bidi="en-US"/>
    </w:r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4F20C0"/>
    <w:rPr>
      <w:sz w:val="22"/>
      <w:szCs w:val="22"/>
      <w:lang w:bidi="en-US"/>
    </w:rPr>
  </w:style>
  <w:style w:type="character" w:customStyle="1" w:styleId="bodycopy1">
    <w:name w:val="bodycopy1"/>
    <w:basedOn w:val="DefaultParagraphFont"/>
    <w:rsid w:val="008C3503"/>
    <w:rPr>
      <w:rFonts w:ascii="Arial" w:hAnsi="Arial" w:cs="Arial" w:hint="default"/>
      <w:strike w:val="0"/>
      <w:dstrike w:val="0"/>
      <w:color w:val="000000"/>
      <w:sz w:val="18"/>
      <w:szCs w:val="18"/>
      <w:u w:val="none"/>
      <w:effect w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586CA2"/>
    <w:rPr>
      <w:color w:val="605E5C"/>
      <w:shd w:val="clear" w:color="auto" w:fill="E1DFDD"/>
    </w:rPr>
  </w:style>
  <w:style w:type="table" w:styleId="GridTable5Dark-Accent1">
    <w:name w:val="Grid Table 5 Dark Accent 1"/>
    <w:basedOn w:val="TableNormal"/>
    <w:uiPriority w:val="50"/>
    <w:rsid w:val="00F54B2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GridTable5Dark-Accent5">
    <w:name w:val="Grid Table 5 Dark Accent 5"/>
    <w:basedOn w:val="TableNormal"/>
    <w:uiPriority w:val="50"/>
    <w:rsid w:val="00F54B2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character" w:customStyle="1" w:styleId="ui-provider">
    <w:name w:val="ui-provider"/>
    <w:basedOn w:val="DefaultParagraphFont"/>
    <w:rsid w:val="006D682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D68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hAnsi="Courier New" w:cs="Courier New"/>
      <w:sz w:val="20"/>
      <w:szCs w:val="20"/>
      <w:lang w:val="en-IN" w:eastAsia="en-IN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D682D"/>
    <w:rPr>
      <w:rFonts w:ascii="Courier New" w:hAnsi="Courier New" w:cs="Courier New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0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6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8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26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2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01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8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2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28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3.jpe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microsoft.com/office/2018/08/relationships/commentsExtensible" Target="commentsExtensible.xml"/><Relationship Id="rId2" Type="http://schemas.openxmlformats.org/officeDocument/2006/relationships/customXml" Target="../customXml/item2.xml"/><Relationship Id="rId16" Type="http://schemas.openxmlformats.org/officeDocument/2006/relationships/image" Target="media/image1.jpeg"/><Relationship Id="rId20" Type="http://schemas.openxmlformats.org/officeDocument/2006/relationships/image" Target="media/image5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microsoft.com/office/2016/09/relationships/commentsIds" Target="commentsIds.xml"/><Relationship Id="rId23" Type="http://schemas.openxmlformats.org/officeDocument/2006/relationships/image" Target="media/image8.png"/><Relationship Id="rId28" Type="http://schemas.openxmlformats.org/officeDocument/2006/relationships/header" Target="header1.xml"/><Relationship Id="rId10" Type="http://schemas.openxmlformats.org/officeDocument/2006/relationships/webSettings" Target="webSettings.xml"/><Relationship Id="rId19" Type="http://schemas.openxmlformats.org/officeDocument/2006/relationships/image" Target="media/image4.png"/><Relationship Id="rId31" Type="http://schemas.microsoft.com/office/2011/relationships/people" Target="people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microsoft.com/office/2011/relationships/commentsExtended" Target="commentsExtended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fontTable" Target="fontTable.xml"/><Relationship Id="rId8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han1\Desktop\December%202020\GEA%20Syllabu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8C33D0243F25E4EB0DAF38C9B5DC791" ma:contentTypeVersion="13" ma:contentTypeDescription="Create a new document." ma:contentTypeScope="" ma:versionID="2e00d0034132635b7981147905e80f41">
  <xsd:schema xmlns:xsd="http://www.w3.org/2001/XMLSchema" xmlns:xs="http://www.w3.org/2001/XMLSchema" xmlns:p="http://schemas.microsoft.com/office/2006/metadata/properties" xmlns:ns3="d5b26f88-f3de-46a6-8fb6-8cf52be02291" xmlns:ns4="f3d04226-eeea-4449-89c0-da7d51fa50a1" targetNamespace="http://schemas.microsoft.com/office/2006/metadata/properties" ma:root="true" ma:fieldsID="76bad8f88374c55f1e9e970f414d1c3e" ns3:_="" ns4:_="">
    <xsd:import namespace="d5b26f88-f3de-46a6-8fb6-8cf52be02291"/>
    <xsd:import namespace="f3d04226-eeea-4449-89c0-da7d51fa50a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b26f88-f3de-46a6-8fb6-8cf52be0229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d04226-eeea-4449-89c0-da7d51fa50a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f3d04226-eeea-4449-89c0-da7d51fa50a1"/>
    <ds:schemaRef ds:uri="http://schemas.openxmlformats.org/package/2006/metadata/core-properties"/>
    <ds:schemaRef ds:uri="d5b26f88-f3de-46a6-8fb6-8cf52be02291"/>
    <ds:schemaRef ds:uri="http://schemas.microsoft.com/office/2006/documentManagement/types"/>
    <ds:schemaRef ds:uri="http://www.w3.org/XML/1998/namespace"/>
    <ds:schemaRef ds:uri="http://purl.org/dc/dcmitype/"/>
    <ds:schemaRef ds:uri="http://schemas.microsoft.com/office/infopath/2007/PartnerControls"/>
    <ds:schemaRef ds:uri="http://purl.org/dc/terms/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CF9C297C-A63C-49D8-B320-60A5FBEB8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5b26f88-f3de-46a6-8fb6-8cf52be02291"/>
    <ds:schemaRef ds:uri="f3d04226-eeea-4449-89c0-da7d51fa50a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605F785-0826-46C5-8F69-EE67B70DEE59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6.xml><?xml version="1.0" encoding="utf-8"?>
<ds:datastoreItem xmlns:ds="http://schemas.openxmlformats.org/officeDocument/2006/customXml" ds:itemID="{959C5775-2A71-413C-80E5-CC3474970F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</Template>
  <TotalTime>100</TotalTime>
  <Pages>12</Pages>
  <Words>1698</Words>
  <Characters>9680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11356</CharactersWithSpaces>
  <SharedDoc>false</SharedDoc>
  <HLinks>
    <vt:vector size="408" baseType="variant">
      <vt:variant>
        <vt:i4>1966132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_Toc328588768</vt:lpwstr>
      </vt:variant>
      <vt:variant>
        <vt:i4>1966132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_Toc328588767</vt:lpwstr>
      </vt:variant>
      <vt:variant>
        <vt:i4>1966132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_Toc328588766</vt:lpwstr>
      </vt:variant>
      <vt:variant>
        <vt:i4>1966132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_Toc328588765</vt:lpwstr>
      </vt:variant>
      <vt:variant>
        <vt:i4>1966132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_Toc328588764</vt:lpwstr>
      </vt:variant>
      <vt:variant>
        <vt:i4>1966132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_Toc328588763</vt:lpwstr>
      </vt:variant>
      <vt:variant>
        <vt:i4>1966132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_Toc328588762</vt:lpwstr>
      </vt:variant>
      <vt:variant>
        <vt:i4>1966132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_Toc328588761</vt:lpwstr>
      </vt:variant>
      <vt:variant>
        <vt:i4>1966132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_Toc328588760</vt:lpwstr>
      </vt:variant>
      <vt:variant>
        <vt:i4>1900596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_Toc328588759</vt:lpwstr>
      </vt:variant>
      <vt:variant>
        <vt:i4>1900596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_Toc328588758</vt:lpwstr>
      </vt:variant>
      <vt:variant>
        <vt:i4>1900596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_Toc328588757</vt:lpwstr>
      </vt:variant>
      <vt:variant>
        <vt:i4>1900596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_Toc328588756</vt:lpwstr>
      </vt:variant>
      <vt:variant>
        <vt:i4>1900596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_Toc328588755</vt:lpwstr>
      </vt:variant>
      <vt:variant>
        <vt:i4>1900596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_Toc328588754</vt:lpwstr>
      </vt:variant>
      <vt:variant>
        <vt:i4>1900596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_Toc328588753</vt:lpwstr>
      </vt:variant>
      <vt:variant>
        <vt:i4>1900596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_Toc328588752</vt:lpwstr>
      </vt:variant>
      <vt:variant>
        <vt:i4>1900596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_Toc328588751</vt:lpwstr>
      </vt:variant>
      <vt:variant>
        <vt:i4>1900596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_Toc328588750</vt:lpwstr>
      </vt:variant>
      <vt:variant>
        <vt:i4>1835060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_Toc328588749</vt:lpwstr>
      </vt:variant>
      <vt:variant>
        <vt:i4>1835060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_Toc328588748</vt:lpwstr>
      </vt:variant>
      <vt:variant>
        <vt:i4>1835060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_Toc328588747</vt:lpwstr>
      </vt:variant>
      <vt:variant>
        <vt:i4>1835060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_Toc328588746</vt:lpwstr>
      </vt:variant>
      <vt:variant>
        <vt:i4>1835060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_Toc328588745</vt:lpwstr>
      </vt:variant>
      <vt:variant>
        <vt:i4>1835060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_Toc328588744</vt:lpwstr>
      </vt:variant>
      <vt:variant>
        <vt:i4>1835060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_Toc328588743</vt:lpwstr>
      </vt:variant>
      <vt:variant>
        <vt:i4>1835060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_Toc328588742</vt:lpwstr>
      </vt:variant>
      <vt:variant>
        <vt:i4>1835060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_Toc328588741</vt:lpwstr>
      </vt:variant>
      <vt:variant>
        <vt:i4>1835060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_Toc328588740</vt:lpwstr>
      </vt:variant>
      <vt:variant>
        <vt:i4>1769524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_Toc328588739</vt:lpwstr>
      </vt:variant>
      <vt:variant>
        <vt:i4>1769524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_Toc328588738</vt:lpwstr>
      </vt:variant>
      <vt:variant>
        <vt:i4>1769524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_Toc328588737</vt:lpwstr>
      </vt:variant>
      <vt:variant>
        <vt:i4>1769524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_Toc328588736</vt:lpwstr>
      </vt:variant>
      <vt:variant>
        <vt:i4>1769524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_Toc328588735</vt:lpwstr>
      </vt:variant>
      <vt:variant>
        <vt:i4>1769524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_Toc328588733</vt:lpwstr>
      </vt:variant>
      <vt:variant>
        <vt:i4>1769524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_Toc328588732</vt:lpwstr>
      </vt:variant>
      <vt:variant>
        <vt:i4>1769524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_Toc328588731</vt:lpwstr>
      </vt:variant>
      <vt:variant>
        <vt:i4>1769524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_Toc328588730</vt:lpwstr>
      </vt:variant>
      <vt:variant>
        <vt:i4>1703988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_Toc328588729</vt:lpwstr>
      </vt:variant>
      <vt:variant>
        <vt:i4>1703988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_Toc328588727</vt:lpwstr>
      </vt:variant>
      <vt:variant>
        <vt:i4>1703988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_Toc328588726</vt:lpwstr>
      </vt:variant>
      <vt:variant>
        <vt:i4>1703988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_Toc328588725</vt:lpwstr>
      </vt:variant>
      <vt:variant>
        <vt:i4>1703988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_Toc328588724</vt:lpwstr>
      </vt:variant>
      <vt:variant>
        <vt:i4>1703988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_Toc328588723</vt:lpwstr>
      </vt:variant>
      <vt:variant>
        <vt:i4>1703988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_Toc328588722</vt:lpwstr>
      </vt:variant>
      <vt:variant>
        <vt:i4>1703988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_Toc328588721</vt:lpwstr>
      </vt:variant>
      <vt:variant>
        <vt:i4>1703988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_Toc328588720</vt:lpwstr>
      </vt:variant>
      <vt:variant>
        <vt:i4>1638452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_Toc328588719</vt:lpwstr>
      </vt:variant>
      <vt:variant>
        <vt:i4>1638452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_Toc328588718</vt:lpwstr>
      </vt:variant>
      <vt:variant>
        <vt:i4>1638452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_Toc328588717</vt:lpwstr>
      </vt:variant>
      <vt:variant>
        <vt:i4>1638452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_Toc328588716</vt:lpwstr>
      </vt:variant>
      <vt:variant>
        <vt:i4>1638452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_Toc328588715</vt:lpwstr>
      </vt:variant>
      <vt:variant>
        <vt:i4>1638452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_Toc328588714</vt:lpwstr>
      </vt:variant>
      <vt:variant>
        <vt:i4>1638452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_Toc328588713</vt:lpwstr>
      </vt:variant>
      <vt:variant>
        <vt:i4>1638452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_Toc328588712</vt:lpwstr>
      </vt:variant>
      <vt:variant>
        <vt:i4>1638452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_Toc328588711</vt:lpwstr>
      </vt:variant>
      <vt:variant>
        <vt:i4>1638452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_Toc328588710</vt:lpwstr>
      </vt:variant>
      <vt:variant>
        <vt:i4>1572916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_Toc328588709</vt:lpwstr>
      </vt:variant>
      <vt:variant>
        <vt:i4>1572916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_Toc328588708</vt:lpwstr>
      </vt:variant>
      <vt:variant>
        <vt:i4>1572916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_Toc328588707</vt:lpwstr>
      </vt:variant>
      <vt:variant>
        <vt:i4>1572916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_Toc328588706</vt:lpwstr>
      </vt:variant>
      <vt:variant>
        <vt:i4>1572916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_Toc328588705</vt:lpwstr>
      </vt:variant>
      <vt:variant>
        <vt:i4>1572916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_Toc328588704</vt:lpwstr>
      </vt:variant>
      <vt:variant>
        <vt:i4>1572916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_Toc328588703</vt:lpwstr>
      </vt:variant>
      <vt:variant>
        <vt:i4>1572916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_Toc328588702</vt:lpwstr>
      </vt:variant>
      <vt:variant>
        <vt:i4>1572916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_Toc328588701</vt:lpwstr>
      </vt:variant>
      <vt:variant>
        <vt:i4>1572916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_Toc328588700</vt:lpwstr>
      </vt:variant>
      <vt:variant>
        <vt:i4>1114165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_Toc328588699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Kare Ranganath</dc:creator>
  <cp:lastModifiedBy>Priya Birjuprasad Kanojiya</cp:lastModifiedBy>
  <cp:revision>2</cp:revision>
  <cp:lastPrinted>2023-02-08T12:12:00Z</cp:lastPrinted>
  <dcterms:created xsi:type="dcterms:W3CDTF">2023-02-08T12:13:00Z</dcterms:created>
  <dcterms:modified xsi:type="dcterms:W3CDTF">2023-02-08T12:13:00Z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0x01010008C33D0243F25E4EB0DAF38C9B5DC791</vt:lpwstr>
  </property>
  <property fmtid="{D5CDD505-2E9C-101B-9397-08002B2CF9AE}" pid="3" name="MSIP_Label_40993bd6-1ede-4830-9dba-3224251d6855_Enabled">
    <vt:lpwstr>true</vt:lpwstr>
  </property>
  <property fmtid="{D5CDD505-2E9C-101B-9397-08002B2CF9AE}" pid="4" name="MSIP_Label_40993bd6-1ede-4830-9dba-3224251d6855_SetDate">
    <vt:lpwstr>2021-09-24T06:10:54Z</vt:lpwstr>
  </property>
  <property fmtid="{D5CDD505-2E9C-101B-9397-08002B2CF9AE}" pid="5" name="MSIP_Label_40993bd6-1ede-4830-9dba-3224251d6855_Method">
    <vt:lpwstr>Privileged</vt:lpwstr>
  </property>
  <property fmtid="{D5CDD505-2E9C-101B-9397-08002B2CF9AE}" pid="6" name="MSIP_Label_40993bd6-1ede-4830-9dba-3224251d6855_Name">
    <vt:lpwstr>Business</vt:lpwstr>
  </property>
  <property fmtid="{D5CDD505-2E9C-101B-9397-08002B2CF9AE}" pid="7" name="MSIP_Label_40993bd6-1ede-4830-9dba-3224251d6855_SiteId">
    <vt:lpwstr>311b3378-8e8a-4b5e-a33f-e80a3d8ba60a</vt:lpwstr>
  </property>
  <property fmtid="{D5CDD505-2E9C-101B-9397-08002B2CF9AE}" pid="8" name="MSIP_Label_40993bd6-1ede-4830-9dba-3224251d6855_ActionId">
    <vt:lpwstr>90ea4e30-f27a-4eea-ab3a-000083df426e</vt:lpwstr>
  </property>
  <property fmtid="{D5CDD505-2E9C-101B-9397-08002B2CF9AE}" pid="9" name="MSIP_Label_40993bd6-1ede-4830-9dba-3224251d6855_ContentBits">
    <vt:lpwstr>0</vt:lpwstr>
  </property>
</Properties>
</file>